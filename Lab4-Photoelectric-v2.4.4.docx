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1C8B4" w14:textId="7DD429FB" w:rsidR="00D349D0" w:rsidRPr="0077181C" w:rsidRDefault="00EF1B76" w:rsidP="005A0886">
      <w:pPr>
        <w:pStyle w:val="Heading1"/>
      </w:pPr>
      <w:r>
        <w:t>Lab 4</w:t>
      </w:r>
      <w:r w:rsidR="00D349D0" w:rsidRPr="0077181C">
        <w:t xml:space="preserve"> </w:t>
      </w:r>
      <w:r>
        <w:t>–</w:t>
      </w:r>
      <w:r w:rsidR="00D349D0" w:rsidRPr="0077181C">
        <w:t xml:space="preserve"> </w:t>
      </w:r>
      <w:r>
        <w:t>The Photoelectric Effect</w:t>
      </w:r>
    </w:p>
    <w:p w14:paraId="772989E0" w14:textId="77777777" w:rsidR="00D349D0" w:rsidRPr="00DD33BA" w:rsidRDefault="00D349D0" w:rsidP="00DD33BA">
      <w:pPr>
        <w:pStyle w:val="Heading2"/>
      </w:pPr>
      <w:r w:rsidRPr="0077181C">
        <w:t>Objectives</w:t>
      </w:r>
    </w:p>
    <w:p w14:paraId="5E322296" w14:textId="1134AF0A" w:rsidR="00032DCE" w:rsidRPr="00032DCE" w:rsidRDefault="00EF1B76" w:rsidP="00032DCE">
      <w:pPr>
        <w:pStyle w:val="ListParagraph"/>
        <w:numPr>
          <w:ilvl w:val="0"/>
          <w:numId w:val="1"/>
        </w:numPr>
      </w:pPr>
      <w:r>
        <w:t>Use diffraction gratings for spectroscopy</w:t>
      </w:r>
      <w:r w:rsidR="00032DCE" w:rsidRPr="00032DCE">
        <w:t>.</w:t>
      </w:r>
    </w:p>
    <w:p w14:paraId="0C3400AD" w14:textId="1E19431C" w:rsidR="00032DCE" w:rsidRDefault="00EF1B76" w:rsidP="00032DCE">
      <w:pPr>
        <w:pStyle w:val="ListParagraph"/>
        <w:numPr>
          <w:ilvl w:val="0"/>
          <w:numId w:val="1"/>
        </w:numPr>
      </w:pPr>
      <w:r>
        <w:t>Identify the different characteristics of the photoelectric effect</w:t>
      </w:r>
      <w:r w:rsidR="00032DCE">
        <w:t>.</w:t>
      </w:r>
    </w:p>
    <w:p w14:paraId="4A30403E" w14:textId="5BA12493" w:rsidR="00EF1B76" w:rsidRPr="00032DCE" w:rsidRDefault="00EF1B76" w:rsidP="00032DCE">
      <w:pPr>
        <w:pStyle w:val="ListParagraph"/>
        <w:numPr>
          <w:ilvl w:val="0"/>
          <w:numId w:val="1"/>
        </w:numPr>
      </w:pPr>
      <w:r>
        <w:t>Design experiments to measure constants and to explore functional relationships in the photoelectric effect.</w:t>
      </w:r>
    </w:p>
    <w:p w14:paraId="40231A71" w14:textId="77777777" w:rsidR="00DD33BA" w:rsidRPr="0077181C" w:rsidRDefault="00DD33BA" w:rsidP="00032DCE"/>
    <w:p w14:paraId="2511E234" w14:textId="77777777" w:rsidR="00D349D0" w:rsidRPr="0077181C" w:rsidRDefault="00D349D0" w:rsidP="00DD33BA">
      <w:pPr>
        <w:pStyle w:val="Heading2"/>
      </w:pPr>
      <w:r w:rsidRPr="0077181C">
        <w:t xml:space="preserve">Lab </w:t>
      </w:r>
      <w:r w:rsidRPr="005A0886">
        <w:t>Overview</w:t>
      </w:r>
    </w:p>
    <w:p w14:paraId="038C2E64" w14:textId="7B2C857A" w:rsidR="00EF1B76" w:rsidRPr="00EF1B76" w:rsidRDefault="00EF1B76" w:rsidP="00EF1B76">
      <w:pPr>
        <w:rPr>
          <w:b/>
          <w:i/>
        </w:rPr>
      </w:pPr>
      <w:r>
        <w:t>I</w:t>
      </w:r>
      <w:r w:rsidRPr="00EF1B76">
        <w:t xml:space="preserve">n the previous lab we explored the wave nature of light.  In this lab we will explore the </w:t>
      </w:r>
      <w:r w:rsidRPr="00EF1B76">
        <w:rPr>
          <w:i/>
        </w:rPr>
        <w:t>particle</w:t>
      </w:r>
      <w:r w:rsidRPr="00EF1B76">
        <w:t xml:space="preserve"> nature of light.  In particular, we will explore the photoelectric effect, observe the features that support the particle nature, and measure Planck’s constant, one of the fundamental constants of the universe.</w:t>
      </w:r>
    </w:p>
    <w:p w14:paraId="6AC30D32" w14:textId="77777777" w:rsidR="00D349D0" w:rsidRPr="0077181C" w:rsidRDefault="00D349D0" w:rsidP="005A0886"/>
    <w:p w14:paraId="3DD62C84" w14:textId="0C84F8AD" w:rsidR="00D20A5B" w:rsidRDefault="00D20A5B" w:rsidP="00DD33BA">
      <w:pPr>
        <w:pStyle w:val="Heading2"/>
      </w:pPr>
      <w:r w:rsidRPr="001B3DD2">
        <w:t>Equipment</w:t>
      </w:r>
    </w:p>
    <w:tbl>
      <w:tblPr>
        <w:tblStyle w:val="TableGrid"/>
        <w:tblW w:w="0" w:type="auto"/>
        <w:tblLook w:val="04A0" w:firstRow="1" w:lastRow="0" w:firstColumn="1" w:lastColumn="0" w:noHBand="0" w:noVBand="1"/>
      </w:tblPr>
      <w:tblGrid>
        <w:gridCol w:w="4671"/>
        <w:gridCol w:w="4679"/>
      </w:tblGrid>
      <w:tr w:rsidR="00EF1B76" w:rsidRPr="00564965" w14:paraId="158A26FC" w14:textId="77777777" w:rsidTr="00EF1B76">
        <w:trPr>
          <w:tblHeader/>
        </w:trPr>
        <w:tc>
          <w:tcPr>
            <w:tcW w:w="4671" w:type="dxa"/>
          </w:tcPr>
          <w:p w14:paraId="3EBB70F7" w14:textId="77777777" w:rsidR="00EF1B76" w:rsidRPr="00564965" w:rsidRDefault="00EF1B76" w:rsidP="00EF1B76">
            <w:pPr>
              <w:pStyle w:val="ListParagraph"/>
              <w:numPr>
                <w:ilvl w:val="0"/>
                <w:numId w:val="9"/>
              </w:numPr>
              <w:spacing w:after="0"/>
            </w:pPr>
            <w:r w:rsidRPr="00564965">
              <w:t>Optical bench with bench stands</w:t>
            </w:r>
          </w:p>
        </w:tc>
        <w:tc>
          <w:tcPr>
            <w:tcW w:w="4679" w:type="dxa"/>
          </w:tcPr>
          <w:p w14:paraId="37E98B1A" w14:textId="77777777" w:rsidR="00EF1B76" w:rsidRPr="00564965" w:rsidRDefault="00EF1B76" w:rsidP="00EF1B76">
            <w:pPr>
              <w:pStyle w:val="ListParagraph"/>
              <w:numPr>
                <w:ilvl w:val="0"/>
                <w:numId w:val="9"/>
              </w:numPr>
              <w:spacing w:after="0"/>
            </w:pPr>
            <w:r>
              <w:t>Spectrometer Scale</w:t>
            </w:r>
          </w:p>
        </w:tc>
      </w:tr>
      <w:tr w:rsidR="00564965" w:rsidRPr="00564965" w14:paraId="4F6C5DCB" w14:textId="77777777" w:rsidTr="00EF1B76">
        <w:trPr>
          <w:tblHeader/>
        </w:trPr>
        <w:tc>
          <w:tcPr>
            <w:tcW w:w="4671" w:type="dxa"/>
          </w:tcPr>
          <w:p w14:paraId="1D37B127" w14:textId="3D47B532" w:rsidR="00564965" w:rsidRPr="00564965" w:rsidRDefault="00EF1B76" w:rsidP="00EF1B76">
            <w:pPr>
              <w:pStyle w:val="ListParagraph"/>
              <w:numPr>
                <w:ilvl w:val="0"/>
                <w:numId w:val="9"/>
              </w:numPr>
              <w:spacing w:after="0"/>
            </w:pPr>
            <w:r>
              <w:t>Diffraction Grating</w:t>
            </w:r>
          </w:p>
        </w:tc>
        <w:tc>
          <w:tcPr>
            <w:tcW w:w="4679" w:type="dxa"/>
          </w:tcPr>
          <w:p w14:paraId="7C93DC03" w14:textId="38A03DAF" w:rsidR="00564965" w:rsidRPr="00564965" w:rsidRDefault="00EF1B76" w:rsidP="00EF1B76">
            <w:pPr>
              <w:pStyle w:val="ListParagraph"/>
              <w:numPr>
                <w:ilvl w:val="0"/>
                <w:numId w:val="9"/>
              </w:numPr>
              <w:spacing w:after="0"/>
            </w:pPr>
            <w:r>
              <w:t>Red, Green, and Blue LEDs</w:t>
            </w:r>
          </w:p>
        </w:tc>
      </w:tr>
      <w:tr w:rsidR="00EF1B76" w:rsidRPr="00564965" w14:paraId="7458B7FB" w14:textId="77777777" w:rsidTr="00EF1B76">
        <w:trPr>
          <w:tblHeader/>
        </w:trPr>
        <w:tc>
          <w:tcPr>
            <w:tcW w:w="4671" w:type="dxa"/>
          </w:tcPr>
          <w:p w14:paraId="2B006109" w14:textId="77777777" w:rsidR="00EF1B76" w:rsidRPr="00564965" w:rsidRDefault="00EF1B76" w:rsidP="00EF1B76">
            <w:pPr>
              <w:pStyle w:val="ListParagraph"/>
              <w:numPr>
                <w:ilvl w:val="0"/>
                <w:numId w:val="9"/>
              </w:numPr>
              <w:spacing w:after="0"/>
            </w:pPr>
            <w:r w:rsidRPr="00564965">
              <w:t>Red diode laser pointer (</w:t>
            </w:r>
            <w:r w:rsidRPr="00564965">
              <w:rPr>
                <w:i/>
              </w:rPr>
              <w:t xml:space="preserve">λ </w:t>
            </w:r>
            <w:r>
              <w:t>= 635</w:t>
            </w:r>
            <w:r w:rsidRPr="00564965">
              <w:t xml:space="preserve"> nm)</w:t>
            </w:r>
          </w:p>
        </w:tc>
        <w:tc>
          <w:tcPr>
            <w:tcW w:w="4679" w:type="dxa"/>
          </w:tcPr>
          <w:p w14:paraId="48976DB6" w14:textId="77777777" w:rsidR="00EF1B76" w:rsidRPr="00564965" w:rsidRDefault="00EF1B76" w:rsidP="00EF1B76">
            <w:pPr>
              <w:pStyle w:val="ListParagraph"/>
              <w:numPr>
                <w:ilvl w:val="0"/>
                <w:numId w:val="9"/>
              </w:numPr>
              <w:spacing w:after="0"/>
            </w:pPr>
            <w:r>
              <w:t>Green</w:t>
            </w:r>
            <w:r w:rsidRPr="00564965">
              <w:t xml:space="preserve"> diode laser pointer (</w:t>
            </w:r>
            <w:r w:rsidRPr="00564965">
              <w:rPr>
                <w:i/>
              </w:rPr>
              <w:t xml:space="preserve">λ </w:t>
            </w:r>
            <w:r>
              <w:t>= 532</w:t>
            </w:r>
            <w:r w:rsidRPr="00564965">
              <w:t xml:space="preserve"> nm)</w:t>
            </w:r>
          </w:p>
        </w:tc>
      </w:tr>
      <w:tr w:rsidR="00564965" w:rsidRPr="00564965" w14:paraId="5FAAB4CB" w14:textId="77777777" w:rsidTr="008D7D8F">
        <w:trPr>
          <w:tblHeader/>
        </w:trPr>
        <w:tc>
          <w:tcPr>
            <w:tcW w:w="4671" w:type="dxa"/>
          </w:tcPr>
          <w:p w14:paraId="3E8D11E3" w14:textId="78695BCF" w:rsidR="008D7D8F" w:rsidRPr="00564965" w:rsidRDefault="00EF1B76" w:rsidP="00EF1B76">
            <w:pPr>
              <w:pStyle w:val="ListParagraph"/>
              <w:numPr>
                <w:ilvl w:val="0"/>
                <w:numId w:val="9"/>
              </w:numPr>
              <w:spacing w:after="0"/>
            </w:pPr>
            <w:r>
              <w:t>Violet</w:t>
            </w:r>
            <w:r w:rsidRPr="00564965">
              <w:t xml:space="preserve"> diode laser pointer (</w:t>
            </w:r>
            <w:r w:rsidRPr="00564965">
              <w:rPr>
                <w:i/>
              </w:rPr>
              <w:t xml:space="preserve">λ </w:t>
            </w:r>
            <w:r>
              <w:t>= 405</w:t>
            </w:r>
            <w:r w:rsidRPr="00564965">
              <w:t xml:space="preserve"> nm)</w:t>
            </w:r>
          </w:p>
        </w:tc>
        <w:tc>
          <w:tcPr>
            <w:tcW w:w="4679" w:type="dxa"/>
          </w:tcPr>
          <w:p w14:paraId="44F3FFD7" w14:textId="08FF96F2" w:rsidR="008D7D8F" w:rsidRPr="00564965" w:rsidRDefault="00EF1B76" w:rsidP="00EF1B76">
            <w:pPr>
              <w:pStyle w:val="ListParagraph"/>
              <w:numPr>
                <w:ilvl w:val="0"/>
                <w:numId w:val="9"/>
              </w:numPr>
              <w:spacing w:after="0"/>
            </w:pPr>
            <w:r>
              <w:t>Slide Holder</w:t>
            </w:r>
          </w:p>
        </w:tc>
      </w:tr>
      <w:tr w:rsidR="00564965" w:rsidRPr="00564965" w14:paraId="06BD33ED" w14:textId="77777777" w:rsidTr="008D7D8F">
        <w:tc>
          <w:tcPr>
            <w:tcW w:w="4671" w:type="dxa"/>
          </w:tcPr>
          <w:p w14:paraId="32E6B9D8" w14:textId="0DBBF898" w:rsidR="008D7D8F" w:rsidRPr="00564965" w:rsidRDefault="00EF1B76" w:rsidP="00032DCE">
            <w:pPr>
              <w:pStyle w:val="ListParagraph"/>
              <w:numPr>
                <w:ilvl w:val="0"/>
                <w:numId w:val="9"/>
              </w:numPr>
              <w:spacing w:after="0"/>
            </w:pPr>
            <w:proofErr w:type="spellStart"/>
            <w:r>
              <w:t>Optika</w:t>
            </w:r>
            <w:proofErr w:type="spellEnd"/>
            <w:r>
              <w:t xml:space="preserve"> Photoelectric Effect Sensor</w:t>
            </w:r>
          </w:p>
        </w:tc>
        <w:tc>
          <w:tcPr>
            <w:tcW w:w="4679" w:type="dxa"/>
          </w:tcPr>
          <w:p w14:paraId="58747519" w14:textId="5494C8A6" w:rsidR="008D7D8F" w:rsidRPr="00564965" w:rsidRDefault="00EF1B76" w:rsidP="00032DCE">
            <w:pPr>
              <w:pStyle w:val="ListParagraph"/>
              <w:numPr>
                <w:ilvl w:val="0"/>
                <w:numId w:val="9"/>
              </w:numPr>
              <w:spacing w:after="0"/>
            </w:pPr>
            <w:proofErr w:type="spellStart"/>
            <w:r>
              <w:t>Optika</w:t>
            </w:r>
            <w:proofErr w:type="spellEnd"/>
            <w:r>
              <w:t xml:space="preserve"> Controller</w:t>
            </w:r>
          </w:p>
        </w:tc>
      </w:tr>
      <w:tr w:rsidR="00564965" w:rsidRPr="00564965" w14:paraId="1A13D392" w14:textId="77777777" w:rsidTr="008D7D8F">
        <w:tc>
          <w:tcPr>
            <w:tcW w:w="4671" w:type="dxa"/>
          </w:tcPr>
          <w:p w14:paraId="237DB788" w14:textId="73680A12" w:rsidR="008D7D8F" w:rsidRPr="00564965" w:rsidRDefault="00564965" w:rsidP="00564965">
            <w:pPr>
              <w:pStyle w:val="ListParagraph"/>
              <w:numPr>
                <w:ilvl w:val="0"/>
                <w:numId w:val="9"/>
              </w:numPr>
              <w:spacing w:after="0"/>
            </w:pPr>
            <w:r w:rsidRPr="00564965">
              <w:t>Diverging lens (</w:t>
            </w:r>
            <w:r w:rsidRPr="00564965">
              <w:rPr>
                <w:i/>
              </w:rPr>
              <w:t>f</w:t>
            </w:r>
            <w:r w:rsidR="00EF1B76">
              <w:t xml:space="preserve"> = -2</w:t>
            </w:r>
            <w:r w:rsidRPr="00564965">
              <w:t>5 cm)</w:t>
            </w:r>
          </w:p>
        </w:tc>
        <w:tc>
          <w:tcPr>
            <w:tcW w:w="4679" w:type="dxa"/>
          </w:tcPr>
          <w:p w14:paraId="28F6AB3C" w14:textId="0C718CA0" w:rsidR="008D7D8F" w:rsidRPr="00564965" w:rsidRDefault="00EF1B76" w:rsidP="00032DCE">
            <w:pPr>
              <w:pStyle w:val="ListParagraph"/>
              <w:numPr>
                <w:ilvl w:val="0"/>
                <w:numId w:val="9"/>
              </w:numPr>
              <w:spacing w:after="0"/>
            </w:pPr>
            <w:r>
              <w:t>Table stand with clamps to hold LEDs</w:t>
            </w:r>
          </w:p>
        </w:tc>
      </w:tr>
    </w:tbl>
    <w:p w14:paraId="3D00F7CF" w14:textId="77777777" w:rsidR="006542A7" w:rsidRPr="0077181C" w:rsidRDefault="006542A7" w:rsidP="005A0886"/>
    <w:p w14:paraId="1C0E5BE5" w14:textId="77777777" w:rsidR="007E1628" w:rsidRPr="002B61B1" w:rsidRDefault="007E1628" w:rsidP="00541FEA">
      <w:pPr>
        <w:pStyle w:val="Heading2"/>
      </w:pPr>
      <w:r>
        <w:t>What to Turn In</w:t>
      </w:r>
    </w:p>
    <w:p w14:paraId="439F9CDA" w14:textId="7FEBCE2B" w:rsidR="00032DCE" w:rsidRPr="00032DCE" w:rsidRDefault="00EF1B76" w:rsidP="00032DCE">
      <w:r w:rsidRPr="00EF1B76">
        <w:t xml:space="preserve">For Experiments 1, 2, and </w:t>
      </w:r>
      <w:del w:id="0" w:author="Daniel Barsky" w:date="2022-10-13T16:19:00Z">
        <w:r w:rsidRPr="00EF1B76" w:rsidDel="009E5326">
          <w:delText>5</w:delText>
        </w:r>
      </w:del>
      <w:ins w:id="1" w:author="Daniel Barsky" w:date="2022-10-13T16:19:00Z">
        <w:r w:rsidR="009E5326">
          <w:t>3</w:t>
        </w:r>
      </w:ins>
      <w:r w:rsidRPr="00EF1B76">
        <w:t xml:space="preserve">, you should submit your answers as you would a normal homework assignment or </w:t>
      </w:r>
      <w:del w:id="2" w:author="Daniel Barsky" w:date="2023-03-02T12:14:00Z">
        <w:r w:rsidRPr="00EF1B76" w:rsidDel="00436EC6">
          <w:delText xml:space="preserve">informal </w:delText>
        </w:r>
      </w:del>
      <w:ins w:id="3" w:author="Daniel Barsky" w:date="2023-03-02T12:14:00Z">
        <w:r w:rsidR="00436EC6">
          <w:t>Tier 1</w:t>
        </w:r>
        <w:r w:rsidR="00436EC6" w:rsidRPr="00EF1B76">
          <w:t xml:space="preserve"> </w:t>
        </w:r>
      </w:ins>
      <w:r w:rsidRPr="00EF1B76">
        <w:t xml:space="preserve">lab.  You will submit a lab report </w:t>
      </w:r>
      <w:ins w:id="4" w:author="Daniel Barsky" w:date="2023-03-02T12:14:00Z">
        <w:r w:rsidR="00436EC6">
          <w:t xml:space="preserve">(Tier 2) </w:t>
        </w:r>
      </w:ins>
      <w:r w:rsidRPr="00EF1B76">
        <w:t xml:space="preserve">for Experiments </w:t>
      </w:r>
      <w:del w:id="5" w:author="Daniel Barsky" w:date="2022-10-13T16:19:00Z">
        <w:r w:rsidRPr="00EF1B76" w:rsidDel="009E5326">
          <w:delText xml:space="preserve">3 </w:delText>
        </w:r>
      </w:del>
      <w:ins w:id="6" w:author="Daniel Barsky" w:date="2022-10-13T16:19:00Z">
        <w:r w:rsidR="009E5326">
          <w:t>4</w:t>
        </w:r>
        <w:r w:rsidR="009E5326" w:rsidRPr="00EF1B76">
          <w:t xml:space="preserve"> </w:t>
        </w:r>
      </w:ins>
      <w:r w:rsidRPr="00EF1B76">
        <w:t xml:space="preserve">and </w:t>
      </w:r>
      <w:del w:id="7" w:author="Daniel Barsky" w:date="2022-10-13T16:20:00Z">
        <w:r w:rsidRPr="00EF1B76" w:rsidDel="009E5326">
          <w:delText>4.</w:delText>
        </w:r>
        <w:r w:rsidR="00032DCE" w:rsidRPr="00032DCE" w:rsidDel="009E5326">
          <w:delText>.</w:delText>
        </w:r>
      </w:del>
      <w:ins w:id="8" w:author="Daniel Barsky" w:date="2022-10-13T16:20:00Z">
        <w:r w:rsidR="009E5326">
          <w:t>5.</w:t>
        </w:r>
      </w:ins>
    </w:p>
    <w:p w14:paraId="65D518DF" w14:textId="1BB81770" w:rsidR="00600AE3" w:rsidRDefault="00600AE3" w:rsidP="005A0886">
      <w:pPr>
        <w:jc w:val="right"/>
      </w:pPr>
      <w:r w:rsidRPr="00600AE3">
        <w:sym w:font="Symbol" w:char="F0E0"/>
      </w:r>
    </w:p>
    <w:p w14:paraId="3B28070B" w14:textId="77777777" w:rsidR="00600AE3" w:rsidRPr="00A40856" w:rsidRDefault="00600AE3" w:rsidP="005A0886"/>
    <w:p w14:paraId="6101C901" w14:textId="56F3AC04" w:rsidR="00D349D0" w:rsidRPr="0077181C" w:rsidRDefault="00D349D0" w:rsidP="00DD33BA">
      <w:pPr>
        <w:pStyle w:val="Heading2"/>
      </w:pPr>
      <w:r w:rsidRPr="0077181C">
        <w:br w:type="page"/>
      </w:r>
      <w:r w:rsidRPr="0077181C">
        <w:lastRenderedPageBreak/>
        <w:t>Theory</w:t>
      </w:r>
      <w:bookmarkStart w:id="9" w:name="Theory"/>
      <w:bookmarkEnd w:id="9"/>
      <w:r w:rsidRPr="0077181C">
        <w:t xml:space="preserve"> and Background</w:t>
      </w:r>
    </w:p>
    <w:p w14:paraId="3716CD36" w14:textId="4552FC36" w:rsidR="004C5AE7" w:rsidRPr="004C2E1E" w:rsidRDefault="00032DCE" w:rsidP="004C2E1E">
      <w:pPr>
        <w:pStyle w:val="Heading3"/>
      </w:pPr>
      <w:r>
        <w:t>Introduction</w:t>
      </w:r>
    </w:p>
    <w:p w14:paraId="3BAF4283" w14:textId="77777777" w:rsidR="00EF1B76" w:rsidRPr="00EF1B76" w:rsidRDefault="00EF1B76" w:rsidP="00EF1B76">
      <w:r w:rsidRPr="00EF1B76">
        <w:t xml:space="preserve">In the last lab we studied behavior of light that would </w:t>
      </w:r>
      <w:r w:rsidRPr="00EF1B76">
        <w:rPr>
          <w:i/>
        </w:rPr>
        <w:t>only</w:t>
      </w:r>
      <w:r w:rsidRPr="00EF1B76">
        <w:t xml:space="preserve"> be possible if light were a wave.  However, certain experimental results in the late 19th and early 20th centuries were inconsistent with the theoretical predictions of the wave theory of light, including the observed spectrum of blackbody radiation (which led to the so-called </w:t>
      </w:r>
      <w:r w:rsidRPr="00EF1B76">
        <w:rPr>
          <w:b/>
          <w:i/>
        </w:rPr>
        <w:t>ultraviolet catastrophe</w:t>
      </w:r>
      <w:r w:rsidRPr="00EF1B76">
        <w:t xml:space="preserve"> of classical physics), the observed atomic emission and absorption spectra, the observed wavelength shift in the Compton effect, and the counterintuitive results of the photoelectric effect.</w:t>
      </w:r>
    </w:p>
    <w:p w14:paraId="3DB252D7" w14:textId="77777777" w:rsidR="004B6FF8" w:rsidRDefault="004B6FF8" w:rsidP="00EF1B76">
      <w:pPr>
        <w:pStyle w:val="NormalCompact"/>
      </w:pPr>
    </w:p>
    <w:p w14:paraId="66296F9F" w14:textId="453D9175" w:rsidR="006078CB" w:rsidRDefault="00EF1B76" w:rsidP="006078CB">
      <w:pPr>
        <w:pStyle w:val="Heading3"/>
      </w:pPr>
      <w:r>
        <w:t>Diffraction Gratings</w:t>
      </w:r>
      <w:r w:rsidR="006078CB" w:rsidRPr="006078CB">
        <w:t xml:space="preserve"> </w:t>
      </w:r>
    </w:p>
    <w:p w14:paraId="32FE8291" w14:textId="77777777" w:rsidR="00EF1B76" w:rsidRPr="00EF1B76" w:rsidRDefault="00EF1B76" w:rsidP="00EF1B76">
      <w:r w:rsidRPr="00EF1B76">
        <w:t xml:space="preserve">A </w:t>
      </w:r>
      <w:r w:rsidRPr="00EF1B76">
        <w:rPr>
          <w:b/>
          <w:i/>
        </w:rPr>
        <w:t>diffraction grating</w:t>
      </w:r>
      <w:r w:rsidRPr="00EF1B76">
        <w:t xml:space="preserve"> is an extension of the double-slit setup with many tightly spaced thin openings.  We will use a diffraction grating in this lab to study the spectra of certain LEDs.  The total width of the grating is </w:t>
      </w:r>
      <w:r w:rsidRPr="00EF1B76">
        <w:rPr>
          <w:i/>
        </w:rPr>
        <w:t>a</w:t>
      </w:r>
      <w:r w:rsidRPr="00EF1B76">
        <w:t xml:space="preserve">, and there are </w:t>
      </w:r>
      <w:r w:rsidRPr="00EF1B76">
        <w:rPr>
          <w:i/>
        </w:rPr>
        <w:t>N</w:t>
      </w:r>
      <w:r w:rsidRPr="00EF1B76">
        <w:t xml:space="preserve"> slits each separated by a distance </w:t>
      </w:r>
      <w:r w:rsidRPr="00EF1B76">
        <w:rPr>
          <w:i/>
        </w:rPr>
        <w:t>d</w:t>
      </w:r>
      <w:r w:rsidRPr="00EF1B76">
        <w:t xml:space="preserve">.  Therefore, </w:t>
      </w:r>
      <w:r w:rsidRPr="00EF1B76">
        <w:rPr>
          <w:i/>
        </w:rPr>
        <w:t>a</w:t>
      </w:r>
      <w:r w:rsidRPr="00EF1B76">
        <w:t xml:space="preserve"> = </w:t>
      </w:r>
      <w:r w:rsidRPr="00EF1B76">
        <w:rPr>
          <w:i/>
        </w:rPr>
        <w:t>Nd</w:t>
      </w:r>
      <w:r w:rsidRPr="00EF1B76">
        <w:t xml:space="preserve">.  We often talk about gratings using the quantity </w:t>
      </w:r>
      <w:r w:rsidRPr="00EF1B76">
        <w:rPr>
          <w:i/>
        </w:rPr>
        <w:t>N</w:t>
      </w:r>
      <w:r w:rsidRPr="00EF1B76">
        <w:t>/</w:t>
      </w:r>
      <w:r w:rsidRPr="00EF1B76">
        <w:rPr>
          <w:i/>
        </w:rPr>
        <w:t>a</w:t>
      </w:r>
      <w:r w:rsidRPr="00EF1B76">
        <w:t xml:space="preserve"> = 1/</w:t>
      </w:r>
      <w:r w:rsidRPr="00EF1B76">
        <w:rPr>
          <w:i/>
        </w:rPr>
        <w:t>d</w:t>
      </w:r>
      <w:r w:rsidRPr="00EF1B76">
        <w:t xml:space="preserve">, the number of slits per unit length.  We can think of this pattern as the limit of the multiple thin-slit pattern described in the previous labs as the number of slits </w:t>
      </w:r>
      <w:r w:rsidRPr="00EF1B76">
        <w:rPr>
          <w:i/>
        </w:rPr>
        <w:t>N</w:t>
      </w:r>
      <w:r w:rsidRPr="00EF1B76">
        <w:t xml:space="preserve"> grows large.</w:t>
      </w:r>
    </w:p>
    <w:p w14:paraId="68E3B8C9" w14:textId="77777777" w:rsidR="00EF1B76" w:rsidRPr="00EF1B76" w:rsidRDefault="00EF1B76" w:rsidP="00EF1B76">
      <w:r w:rsidRPr="00EF1B76">
        <w:t>The diffraction pattern is characterized by a few very sharp bright spots (the maxima) separated by large areas of darkness.  The locations of the diffraction pattern maxima are given by:</w:t>
      </w:r>
    </w:p>
    <w:tbl>
      <w:tblPr>
        <w:tblW w:w="0" w:type="auto"/>
        <w:jc w:val="center"/>
        <w:tblLook w:val="0000" w:firstRow="0" w:lastRow="0" w:firstColumn="0" w:lastColumn="0" w:noHBand="0" w:noVBand="0"/>
      </w:tblPr>
      <w:tblGrid>
        <w:gridCol w:w="4411"/>
        <w:gridCol w:w="356"/>
        <w:gridCol w:w="4126"/>
        <w:gridCol w:w="467"/>
      </w:tblGrid>
      <w:tr w:rsidR="00EF1B76" w:rsidRPr="00EF1B76" w14:paraId="253DC2A4" w14:textId="77777777" w:rsidTr="00EF1B76">
        <w:trPr>
          <w:jc w:val="center"/>
        </w:trPr>
        <w:tc>
          <w:tcPr>
            <w:tcW w:w="4518" w:type="dxa"/>
            <w:shd w:val="clear" w:color="auto" w:fill="auto"/>
          </w:tcPr>
          <w:p w14:paraId="0334D522" w14:textId="77777777" w:rsidR="00EF1B76" w:rsidRPr="00EF1B76" w:rsidRDefault="00EF1B76" w:rsidP="00EF1B76">
            <w:pPr>
              <w:jc w:val="right"/>
            </w:pPr>
            <w:r w:rsidRPr="00EF1B76">
              <w:t>Maxima:</w:t>
            </w:r>
          </w:p>
        </w:tc>
        <w:tc>
          <w:tcPr>
            <w:tcW w:w="360" w:type="dxa"/>
            <w:shd w:val="clear" w:color="auto" w:fill="auto"/>
          </w:tcPr>
          <w:p w14:paraId="1CE13239" w14:textId="77777777" w:rsidR="00EF1B76" w:rsidRPr="00EF1B76" w:rsidRDefault="00EF1B76" w:rsidP="00EF1B76"/>
        </w:tc>
        <w:tc>
          <w:tcPr>
            <w:tcW w:w="4230" w:type="dxa"/>
            <w:shd w:val="clear" w:color="auto" w:fill="auto"/>
          </w:tcPr>
          <w:p w14:paraId="06508962" w14:textId="77777777" w:rsidR="00EF1B76" w:rsidRPr="00EF1B76" w:rsidRDefault="00EF1B76" w:rsidP="00EF1B76">
            <w:r w:rsidRPr="00EF1B76">
              <w:t xml:space="preserve">sin </w:t>
            </w:r>
            <w:r w:rsidRPr="00EF1B76">
              <w:rPr>
                <w:i/>
              </w:rPr>
              <w:t>θ = ±</w:t>
            </w:r>
            <w:proofErr w:type="spellStart"/>
            <w:r w:rsidRPr="00EF1B76">
              <w:rPr>
                <w:i/>
              </w:rPr>
              <w:t>mλ</w:t>
            </w:r>
            <w:proofErr w:type="spellEnd"/>
            <w:r w:rsidRPr="00EF1B76">
              <w:t>/</w:t>
            </w:r>
            <w:r w:rsidRPr="00EF1B76">
              <w:rPr>
                <w:i/>
              </w:rPr>
              <w:t>d</w:t>
            </w:r>
            <w:r w:rsidRPr="00EF1B76">
              <w:t>.</w:t>
            </w:r>
          </w:p>
        </w:tc>
        <w:tc>
          <w:tcPr>
            <w:tcW w:w="468" w:type="dxa"/>
            <w:shd w:val="clear" w:color="auto" w:fill="auto"/>
            <w:vAlign w:val="center"/>
          </w:tcPr>
          <w:p w14:paraId="5AB32275" w14:textId="77777777" w:rsidR="00EF1B76" w:rsidRPr="00EF1B76" w:rsidRDefault="00EF1B76" w:rsidP="00EF1B76">
            <w:r w:rsidRPr="00EF1B76">
              <w:t>(1)</w:t>
            </w:r>
          </w:p>
        </w:tc>
      </w:tr>
    </w:tbl>
    <w:p w14:paraId="3407B449" w14:textId="77777777" w:rsidR="00D349D0" w:rsidRPr="0077181C" w:rsidRDefault="00D349D0" w:rsidP="00EF1B76"/>
    <w:p w14:paraId="7CF1ACC7" w14:textId="796FA002" w:rsidR="006078CB" w:rsidRPr="006078CB" w:rsidRDefault="00EF1B76" w:rsidP="006078CB">
      <w:pPr>
        <w:pStyle w:val="Heading3"/>
      </w:pPr>
      <w:r>
        <w:t>Photons</w:t>
      </w:r>
    </w:p>
    <w:p w14:paraId="185AB255" w14:textId="77777777" w:rsidR="00EF1B76" w:rsidRPr="00EF1B76" w:rsidRDefault="00EF1B76" w:rsidP="00EF1B76">
      <w:r w:rsidRPr="00EF1B76">
        <w:t xml:space="preserve">The key to explaining these effects lies in </w:t>
      </w:r>
      <w:r w:rsidRPr="00EF1B76">
        <w:rPr>
          <w:b/>
          <w:i/>
        </w:rPr>
        <w:t>quantization</w:t>
      </w:r>
      <w:r w:rsidRPr="00EF1B76">
        <w:t xml:space="preserve"> of energy - the idea that the energy can only take on certain, discrete values depending on the system.  In 1900 Max Planck proposed that the energy of light was quantized according to </w:t>
      </w:r>
      <w:proofErr w:type="spellStart"/>
      <w:r w:rsidRPr="00EF1B76">
        <w:rPr>
          <w:i/>
        </w:rPr>
        <w:t>nhf</w:t>
      </w:r>
      <w:proofErr w:type="spellEnd"/>
      <w:r w:rsidRPr="00EF1B76">
        <w:t xml:space="preserve">, where </w:t>
      </w:r>
      <w:r w:rsidRPr="00EF1B76">
        <w:rPr>
          <w:i/>
        </w:rPr>
        <w:t>n</w:t>
      </w:r>
      <w:r w:rsidRPr="00EF1B76">
        <w:t xml:space="preserve"> is an integer, </w:t>
      </w:r>
      <w:r w:rsidRPr="00EF1B76">
        <w:rPr>
          <w:i/>
        </w:rPr>
        <w:t>f</w:t>
      </w:r>
      <w:r w:rsidRPr="00EF1B76">
        <w:t xml:space="preserve"> is the frequency of the light, and </w:t>
      </w:r>
      <w:r w:rsidRPr="00EF1B76">
        <w:rPr>
          <w:i/>
        </w:rPr>
        <w:t>h</w:t>
      </w:r>
      <w:r w:rsidRPr="00EF1B76">
        <w:t xml:space="preserve"> is </w:t>
      </w:r>
      <w:r w:rsidRPr="00EF1B76">
        <w:rPr>
          <w:b/>
          <w:i/>
        </w:rPr>
        <w:t>Planck’s constant</w:t>
      </w:r>
      <w:r w:rsidRPr="00EF1B76">
        <w:t>,</w:t>
      </w:r>
    </w:p>
    <w:tbl>
      <w:tblPr>
        <w:tblW w:w="0" w:type="auto"/>
        <w:jc w:val="center"/>
        <w:tblLook w:val="0000" w:firstRow="0" w:lastRow="0" w:firstColumn="0" w:lastColumn="0" w:noHBand="0" w:noVBand="0"/>
      </w:tblPr>
      <w:tblGrid>
        <w:gridCol w:w="8892"/>
        <w:gridCol w:w="468"/>
      </w:tblGrid>
      <w:tr w:rsidR="00EF1B76" w:rsidRPr="00EF1B76" w14:paraId="7BF40DCE" w14:textId="77777777" w:rsidTr="00EF1B76">
        <w:trPr>
          <w:jc w:val="center"/>
        </w:trPr>
        <w:tc>
          <w:tcPr>
            <w:tcW w:w="9108" w:type="dxa"/>
            <w:shd w:val="clear" w:color="auto" w:fill="auto"/>
          </w:tcPr>
          <w:p w14:paraId="6A78382D" w14:textId="2B208920" w:rsidR="00EF1B76" w:rsidRPr="00EF1B76" w:rsidRDefault="00EF1B76" w:rsidP="00EF1B76">
            <w:pPr>
              <w:jc w:val="center"/>
            </w:pPr>
            <m:oMathPara>
              <m:oMath>
                <m:r>
                  <w:rPr>
                    <w:rFonts w:ascii="Cambria Math" w:hAnsi="Cambria Math"/>
                  </w:rPr>
                  <m:t>h</m:t>
                </m:r>
                <m:r>
                  <m:rPr>
                    <m:sty m:val="p"/>
                  </m:rPr>
                  <w:rPr>
                    <w:rFonts w:ascii="Cambria Math" w:hAnsi="Cambria Math"/>
                  </w:rPr>
                  <m:t xml:space="preserve"> = 6.626×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-34</m:t>
                    </m:r>
                  </m:sup>
                </m:sSup>
                <m:r>
                  <m:rPr>
                    <m:sty m:val="p"/>
                  </m:rPr>
                  <w:rPr>
                    <w:rFonts w:ascii="Cambria Math" w:hAnsi="Cambria Math"/>
                  </w:rPr>
                  <m:t xml:space="preserve"> J</m:t>
                </m:r>
                <m:r>
                  <m:rPr>
                    <m:sty m:val="p"/>
                  </m:rPr>
                  <w:rPr>
                    <w:rFonts w:ascii="Cambria Math" w:eastAsia="MS Mincho" w:hAnsi="Cambria Math" w:cs="MS Mincho"/>
                  </w:rPr>
                  <m:t>⋅</m:t>
                </m:r>
                <m:r>
                  <m:rPr>
                    <m:sty m:val="p"/>
                  </m:rPr>
                  <w:rPr>
                    <w:rFonts w:ascii="Cambria Math" w:hAnsi="Cambria Math"/>
                  </w:rPr>
                  <m:t>s = 4.136×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-15</m:t>
                    </m:r>
                  </m:sup>
                </m:sSup>
                <m:r>
                  <m:rPr>
                    <m:sty m:val="p"/>
                  </m:rPr>
                  <w:rPr>
                    <w:rFonts w:ascii="Cambria Math" w:hAnsi="Cambria Math"/>
                  </w:rPr>
                  <m:t xml:space="preserve"> eV</m:t>
                </m:r>
                <m:r>
                  <m:rPr>
                    <m:sty m:val="p"/>
                  </m:rPr>
                  <w:rPr>
                    <w:rFonts w:ascii="Cambria Math" w:eastAsia="MS Mincho" w:hAnsi="Cambria Math" w:cs="MS Mincho"/>
                  </w:rPr>
                  <m:t>⋅</m:t>
                </m:r>
                <m:r>
                  <m:rPr>
                    <m:sty m:val="p"/>
                  </m:rPr>
                  <w:rPr>
                    <w:rFonts w:ascii="Cambria Math" w:hAnsi="Cambria Math"/>
                  </w:rPr>
                  <m:t>s</m:t>
                </m:r>
                <m:r>
                  <w:rPr>
                    <w:rFonts w:ascii="Cambria Math" w:eastAsiaTheme="minorEastAsia" w:hAnsi="Cambria Math"/>
                  </w:rPr>
                  <m:t>,</m:t>
                </m:r>
              </m:oMath>
            </m:oMathPara>
          </w:p>
        </w:tc>
        <w:tc>
          <w:tcPr>
            <w:tcW w:w="468" w:type="dxa"/>
            <w:shd w:val="clear" w:color="auto" w:fill="auto"/>
            <w:vAlign w:val="center"/>
          </w:tcPr>
          <w:p w14:paraId="210FF343" w14:textId="77777777" w:rsidR="00EF1B76" w:rsidRPr="00EF1B76" w:rsidRDefault="00EF1B76" w:rsidP="00EF1B76">
            <w:r w:rsidRPr="00EF1B76">
              <w:t>(2)</w:t>
            </w:r>
          </w:p>
        </w:tc>
      </w:tr>
    </w:tbl>
    <w:p w14:paraId="5CC28814" w14:textId="77777777" w:rsidR="00EF1B76" w:rsidRPr="00EF1B76" w:rsidRDefault="00EF1B76" w:rsidP="00EF1B76">
      <w:r w:rsidRPr="00EF1B76">
        <w:t xml:space="preserve">where eV stands for an </w:t>
      </w:r>
      <w:proofErr w:type="spellStart"/>
      <w:r w:rsidRPr="00EF1B76">
        <w:rPr>
          <w:b/>
          <w:i/>
        </w:rPr>
        <w:t>electronvolt</w:t>
      </w:r>
      <w:proofErr w:type="spellEnd"/>
      <w:r w:rsidRPr="00EF1B76">
        <w:t xml:space="preserve"> - a unit of energy equal to one electron’s worth of charge times one volt, 1 eV = 1.602×10</w:t>
      </w:r>
      <w:r w:rsidRPr="00EF1B76">
        <w:rPr>
          <w:vertAlign w:val="superscript"/>
        </w:rPr>
        <w:t>-19</w:t>
      </w:r>
      <w:r w:rsidRPr="00EF1B76">
        <w:t xml:space="preserve"> J.  Planck’s constant is now considered one of the fundamental constants of the universe and shows up whenever quantum effects are happening.  The quantization of light energies nicely solved the ultraviolet catastrophe and the prediction of the blackbody spectrum with this hypothesis matched the experimentally observed spectrum.</w:t>
      </w:r>
    </w:p>
    <w:p w14:paraId="2DEB4501" w14:textId="77777777" w:rsidR="00EF1B76" w:rsidRPr="00EF1B76" w:rsidRDefault="00EF1B76" w:rsidP="00EF1B76">
      <w:r w:rsidRPr="00EF1B76">
        <w:t xml:space="preserve">When he first proposed the quantization hypothesis, Planck believed that he was just using some abstract mathematical tool to make things work out.  It wasn’t until Albert Einstein’s 1905 paper on the photoelectric effect that the particle nature of light was resurrected.  Each “quantum” of light was interpreted as a massless particle called a </w:t>
      </w:r>
      <w:r w:rsidRPr="00EF1B76">
        <w:rPr>
          <w:b/>
          <w:i/>
        </w:rPr>
        <w:t>photon</w:t>
      </w:r>
      <w:r w:rsidRPr="00EF1B76">
        <w:t xml:space="preserve">.  A photon for light of frequency </w:t>
      </w:r>
      <w:r w:rsidRPr="00EF1B76">
        <w:rPr>
          <w:i/>
        </w:rPr>
        <w:t>f</w:t>
      </w:r>
      <w:r w:rsidRPr="00EF1B76">
        <w:t xml:space="preserve"> and wavelength in vacuum </w:t>
      </w:r>
      <w:r w:rsidRPr="00EF1B76">
        <w:rPr>
          <w:i/>
        </w:rPr>
        <w:t xml:space="preserve">λ </w:t>
      </w:r>
      <w:r w:rsidRPr="00EF1B76">
        <w:t xml:space="preserve">= </w:t>
      </w:r>
      <w:r w:rsidRPr="00EF1B76">
        <w:rPr>
          <w:i/>
        </w:rPr>
        <w:t>c</w:t>
      </w:r>
      <w:r w:rsidRPr="00EF1B76">
        <w:t>/</w:t>
      </w:r>
      <w:r w:rsidRPr="00EF1B76">
        <w:rPr>
          <w:i/>
        </w:rPr>
        <w:t>f</w:t>
      </w:r>
      <w:r w:rsidRPr="00EF1B76">
        <w:t xml:space="preserve"> has an energy and momentum given by</w:t>
      </w:r>
    </w:p>
    <w:tbl>
      <w:tblPr>
        <w:tblW w:w="0" w:type="auto"/>
        <w:jc w:val="center"/>
        <w:tblLook w:val="0000" w:firstRow="0" w:lastRow="0" w:firstColumn="0" w:lastColumn="0" w:noHBand="0" w:noVBand="0"/>
      </w:tblPr>
      <w:tblGrid>
        <w:gridCol w:w="8892"/>
        <w:gridCol w:w="468"/>
      </w:tblGrid>
      <w:tr w:rsidR="00EF1B76" w:rsidRPr="00EF1B76" w14:paraId="1F63E3AC" w14:textId="77777777" w:rsidTr="00EF1B76">
        <w:trPr>
          <w:jc w:val="center"/>
        </w:trPr>
        <w:tc>
          <w:tcPr>
            <w:tcW w:w="9108" w:type="dxa"/>
            <w:shd w:val="clear" w:color="auto" w:fill="auto"/>
          </w:tcPr>
          <w:p w14:paraId="35C2F3C2" w14:textId="19C2042F" w:rsidR="00EF1B76" w:rsidRPr="00EF1B76" w:rsidRDefault="00EF1B76" w:rsidP="00EF1B76">
            <w:pPr>
              <w:jc w:val="center"/>
            </w:pPr>
            <m:oMathPara>
              <m:oMath>
                <m:r>
                  <w:rPr>
                    <w:rFonts w:ascii="Cambria Math" w:hAnsi="Cambria Math"/>
                  </w:rPr>
                  <m:t>E=hf=</m:t>
                </m:r>
                <m:f>
                  <m:fPr>
                    <m:ctrlPr>
                      <w:rPr>
                        <w:rFonts w:ascii="Cambria Math" w:hAnsi="Cambria Math"/>
                        <w:i/>
                      </w:rPr>
                    </m:ctrlPr>
                  </m:fPr>
                  <m:num>
                    <m:r>
                      <w:rPr>
                        <w:rFonts w:ascii="Cambria Math" w:hAnsi="Cambria Math"/>
                      </w:rPr>
                      <m:t>hc</m:t>
                    </m:r>
                  </m:num>
                  <m:den>
                    <m:r>
                      <w:rPr>
                        <w:rFonts w:ascii="Cambria Math" w:hAnsi="Cambria Math"/>
                      </w:rPr>
                      <m:t>λ</m:t>
                    </m:r>
                  </m:den>
                </m:f>
                <m:r>
                  <w:rPr>
                    <w:rFonts w:ascii="Cambria Math" w:hAnsi="Cambria Math"/>
                  </w:rPr>
                  <m:t>,      p=</m:t>
                </m:r>
                <m:f>
                  <m:fPr>
                    <m:ctrlPr>
                      <w:rPr>
                        <w:rFonts w:ascii="Cambria Math" w:hAnsi="Cambria Math"/>
                        <w:i/>
                      </w:rPr>
                    </m:ctrlPr>
                  </m:fPr>
                  <m:num>
                    <m:r>
                      <w:rPr>
                        <w:rFonts w:ascii="Cambria Math" w:hAnsi="Cambria Math"/>
                      </w:rPr>
                      <m:t>E</m:t>
                    </m:r>
                  </m:num>
                  <m:den>
                    <m:r>
                      <w:rPr>
                        <w:rFonts w:ascii="Cambria Math" w:hAnsi="Cambria Math"/>
                      </w:rPr>
                      <m:t>c</m:t>
                    </m:r>
                  </m:den>
                </m:f>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λ</m:t>
                    </m:r>
                  </m:den>
                </m:f>
                <m:r>
                  <w:rPr>
                    <w:rFonts w:ascii="Cambria Math" w:hAnsi="Cambria Math"/>
                  </w:rPr>
                  <m:t>.</m:t>
                </m:r>
              </m:oMath>
            </m:oMathPara>
          </w:p>
        </w:tc>
        <w:tc>
          <w:tcPr>
            <w:tcW w:w="468" w:type="dxa"/>
            <w:shd w:val="clear" w:color="auto" w:fill="auto"/>
            <w:vAlign w:val="center"/>
          </w:tcPr>
          <w:p w14:paraId="130E1C64" w14:textId="77777777" w:rsidR="00EF1B76" w:rsidRPr="00EF1B76" w:rsidRDefault="00EF1B76" w:rsidP="00EF1B76">
            <w:r w:rsidRPr="00EF1B76">
              <w:t>(3)</w:t>
            </w:r>
          </w:p>
        </w:tc>
      </w:tr>
    </w:tbl>
    <w:p w14:paraId="562211ED" w14:textId="77777777" w:rsidR="00EF1B76" w:rsidRPr="00EF1B76" w:rsidRDefault="00EF1B76" w:rsidP="00EF1B76">
      <w:r w:rsidRPr="00EF1B76">
        <w:t xml:space="preserve">The combination </w:t>
      </w:r>
      <w:proofErr w:type="spellStart"/>
      <w:r w:rsidRPr="00EF1B76">
        <w:rPr>
          <w:i/>
        </w:rPr>
        <w:t>hc</w:t>
      </w:r>
      <w:proofErr w:type="spellEnd"/>
      <w:r w:rsidRPr="00EF1B76">
        <w:t xml:space="preserve"> is very important in spectroscopy.  Since we typically measure wavelengths in nm and photon energies in eV, it is convenient to have the value of the combination </w:t>
      </w:r>
      <w:proofErr w:type="spellStart"/>
      <w:r w:rsidRPr="00EF1B76">
        <w:rPr>
          <w:i/>
        </w:rPr>
        <w:t>hc</w:t>
      </w:r>
      <w:proofErr w:type="spellEnd"/>
      <w:r w:rsidRPr="00EF1B76">
        <w:t xml:space="preserve"> in units of </w:t>
      </w:r>
      <w:proofErr w:type="spellStart"/>
      <w:r w:rsidRPr="00EF1B76">
        <w:t>eV</w:t>
      </w:r>
      <w:r w:rsidRPr="00EF1B76">
        <w:rPr>
          <w:rFonts w:ascii="MS Mincho" w:eastAsia="MS Mincho" w:hAnsi="MS Mincho" w:cs="MS Mincho"/>
        </w:rPr>
        <w:t>⋅</w:t>
      </w:r>
      <w:r w:rsidRPr="00EF1B76">
        <w:t>nm</w:t>
      </w:r>
      <w:proofErr w:type="spellEnd"/>
      <w:r w:rsidRPr="00EF1B76">
        <w:t>:</w:t>
      </w:r>
    </w:p>
    <w:p w14:paraId="791B4D99" w14:textId="77777777" w:rsidR="002653AD" w:rsidRPr="00D8774C" w:rsidRDefault="002653AD" w:rsidP="002653AD">
      <w:pPr>
        <w:spacing w:before="120"/>
        <w:jc w:val="center"/>
      </w:pPr>
      <w:r w:rsidRPr="00D8774C">
        <w:rPr>
          <w:i/>
          <w:color w:val="FFFFFF" w:themeColor="background1"/>
        </w:rPr>
        <w:t>.</w:t>
      </w:r>
      <w:r w:rsidRPr="00D8774C">
        <w:rPr>
          <w:i/>
          <w:bdr w:val="single" w:sz="4" w:space="0" w:color="auto"/>
        </w:rPr>
        <w:t xml:space="preserve">  </w:t>
      </w:r>
      <w:proofErr w:type="spellStart"/>
      <w:r w:rsidRPr="00D8774C">
        <w:rPr>
          <w:i/>
          <w:bdr w:val="single" w:sz="4" w:space="0" w:color="auto"/>
        </w:rPr>
        <w:t>hc</w:t>
      </w:r>
      <w:proofErr w:type="spellEnd"/>
      <w:r w:rsidRPr="00D8774C">
        <w:rPr>
          <w:bdr w:val="single" w:sz="4" w:space="0" w:color="auto"/>
        </w:rPr>
        <w:t xml:space="preserve"> = 1239.8 </w:t>
      </w:r>
      <w:proofErr w:type="spellStart"/>
      <w:r w:rsidRPr="00D8774C">
        <w:rPr>
          <w:bdr w:val="single" w:sz="4" w:space="0" w:color="auto"/>
        </w:rPr>
        <w:t>eV</w:t>
      </w:r>
      <w:r w:rsidRPr="00D8774C">
        <w:rPr>
          <w:rFonts w:ascii="MS Mincho" w:eastAsia="MS Mincho" w:hAnsi="MS Mincho" w:cs="MS Mincho"/>
          <w:bdr w:val="single" w:sz="4" w:space="0" w:color="auto"/>
        </w:rPr>
        <w:t>⋅</w:t>
      </w:r>
      <w:proofErr w:type="gramStart"/>
      <w:r w:rsidRPr="00D8774C">
        <w:rPr>
          <w:bdr w:val="single" w:sz="4" w:space="0" w:color="auto"/>
        </w:rPr>
        <w:t>nm</w:t>
      </w:r>
      <w:proofErr w:type="spellEnd"/>
      <w:r w:rsidRPr="00D8774C">
        <w:rPr>
          <w:bdr w:val="single" w:sz="4" w:space="0" w:color="auto"/>
        </w:rPr>
        <w:t xml:space="preserve">  </w:t>
      </w:r>
      <w:r w:rsidRPr="00D8774C">
        <w:rPr>
          <w:color w:val="FFFFFF" w:themeColor="background1"/>
        </w:rPr>
        <w:t>.</w:t>
      </w:r>
      <w:proofErr w:type="gramEnd"/>
    </w:p>
    <w:p w14:paraId="23F05BEB" w14:textId="77777777" w:rsidR="00EF1B76" w:rsidRPr="00EF1B76" w:rsidRDefault="00EF1B76" w:rsidP="00EF1B76">
      <w:r w:rsidRPr="00EF1B76">
        <w:t>The visible wavelength range is roughly 390 nm (violet) to 700 nm (red).  Using Eq. 3, this corresponds to photon energies of roughly 1.7 eV (red) to 3.2 eV (violet).</w:t>
      </w:r>
    </w:p>
    <w:p w14:paraId="4376DEAF" w14:textId="77777777" w:rsidR="00B3030B" w:rsidRPr="00B3030B" w:rsidRDefault="00B3030B" w:rsidP="002653AD">
      <w:pPr>
        <w:pStyle w:val="NormalCompact"/>
      </w:pPr>
    </w:p>
    <w:p w14:paraId="222CF17D" w14:textId="459D2D19" w:rsidR="00B3030B" w:rsidRPr="00B3030B" w:rsidRDefault="002653AD" w:rsidP="00B3030B">
      <w:pPr>
        <w:pStyle w:val="Heading3"/>
      </w:pPr>
      <w:r>
        <w:t>The Photoelectric Effect</w:t>
      </w:r>
    </w:p>
    <w:p w14:paraId="5D2EA758" w14:textId="77777777" w:rsidR="002653AD" w:rsidRPr="002653AD" w:rsidRDefault="002653AD" w:rsidP="002653AD">
      <w:r w:rsidRPr="002653AD">
        <w:t xml:space="preserve">In 1887, Heinrich Hertz discovered that when electromagnetic waves were incident on a coil with a spark gap a small spark was produced.  He further discovered that the presence of ultraviolet (UV) light allowed the spark to form more easily. This discovery, the first hint of the </w:t>
      </w:r>
      <w:r w:rsidRPr="002653AD">
        <w:rPr>
          <w:b/>
          <w:i/>
        </w:rPr>
        <w:t>photoelectric effect</w:t>
      </w:r>
      <w:r w:rsidRPr="002653AD">
        <w:t xml:space="preserve">, immediately led to many more observations.  Early experiments with electroscopes showed that UV light caused negatively charged metals to rapidly lose their charge, </w:t>
      </w:r>
      <w:r w:rsidRPr="002653AD">
        <w:lastRenderedPageBreak/>
        <w:t>caused neutral metals to gain a slight positive charge, and had no observable effect on positively charged metals.</w:t>
      </w:r>
      <w:r w:rsidRPr="002653AD">
        <w:rPr>
          <w:vertAlign w:val="superscript"/>
        </w:rPr>
        <w:footnoteReference w:id="1"/>
      </w:r>
      <w:r w:rsidRPr="002653AD">
        <w:t xml:space="preserve">  We now know that this is due to the incident light causing electrons to be emitted from the metal.  In the context of the photoelectric effect, these emitted electrons are called </w:t>
      </w:r>
      <w:r w:rsidRPr="002653AD">
        <w:rPr>
          <w:b/>
          <w:i/>
        </w:rPr>
        <w:t>photoelectrons</w:t>
      </w:r>
      <w:r w:rsidRPr="002653AD">
        <w:t xml:space="preserve"> and the movement of the photoelectrons is called the </w:t>
      </w:r>
      <w:r w:rsidRPr="002653AD">
        <w:rPr>
          <w:b/>
          <w:i/>
        </w:rPr>
        <w:t>photocurrent</w:t>
      </w:r>
      <w:r w:rsidRPr="002653AD">
        <w:t xml:space="preserve">.  </w:t>
      </w:r>
    </w:p>
    <w:p w14:paraId="61D6B661" w14:textId="77777777" w:rsidR="002653AD" w:rsidRPr="002653AD" w:rsidRDefault="002653AD" w:rsidP="002653AD">
      <w:r w:rsidRPr="002653AD">
        <w:t>In subsequent years the following observations were made about the photoelectric effect:</w:t>
      </w:r>
    </w:p>
    <w:p w14:paraId="051F9829" w14:textId="77777777" w:rsidR="002653AD" w:rsidRPr="002653AD" w:rsidRDefault="002653AD" w:rsidP="002653AD">
      <w:pPr>
        <w:numPr>
          <w:ilvl w:val="0"/>
          <w:numId w:val="34"/>
        </w:numPr>
      </w:pPr>
      <w:r w:rsidRPr="002653AD">
        <w:t xml:space="preserve">There is a </w:t>
      </w:r>
      <w:r w:rsidRPr="002653AD">
        <w:rPr>
          <w:b/>
          <w:i/>
        </w:rPr>
        <w:t>threshold frequency</w:t>
      </w:r>
      <w:r w:rsidRPr="002653AD">
        <w:t xml:space="preserve">, </w:t>
      </w:r>
      <w:r w:rsidRPr="002653AD">
        <w:rPr>
          <w:i/>
        </w:rPr>
        <w:t>f</w:t>
      </w:r>
      <w:r w:rsidRPr="002653AD">
        <w:rPr>
          <w:vertAlign w:val="subscript"/>
        </w:rPr>
        <w:t>0</w:t>
      </w:r>
      <w:r w:rsidRPr="002653AD">
        <w:t xml:space="preserve">, for the effect.  If the frequency of incident light is below the threshold, </w:t>
      </w:r>
      <w:r w:rsidRPr="002653AD">
        <w:rPr>
          <w:i/>
        </w:rPr>
        <w:t>no photoelectrons are emitted</w:t>
      </w:r>
      <w:r w:rsidRPr="002653AD">
        <w:t xml:space="preserve">.  A photocurrent can only be observed if </w:t>
      </w:r>
      <w:r w:rsidRPr="002653AD">
        <w:rPr>
          <w:i/>
        </w:rPr>
        <w:t>f</w:t>
      </w:r>
      <w:r w:rsidRPr="002653AD">
        <w:t xml:space="preserve"> &gt; </w:t>
      </w:r>
      <w:r w:rsidRPr="002653AD">
        <w:rPr>
          <w:i/>
        </w:rPr>
        <w:t>f</w:t>
      </w:r>
      <w:r w:rsidRPr="002653AD">
        <w:rPr>
          <w:vertAlign w:val="subscript"/>
        </w:rPr>
        <w:t>0</w:t>
      </w:r>
      <w:r w:rsidRPr="002653AD">
        <w:t>.</w:t>
      </w:r>
    </w:p>
    <w:p w14:paraId="281D061B" w14:textId="77777777" w:rsidR="002653AD" w:rsidRPr="002653AD" w:rsidRDefault="002653AD" w:rsidP="002653AD">
      <w:pPr>
        <w:numPr>
          <w:ilvl w:val="0"/>
          <w:numId w:val="34"/>
        </w:numPr>
      </w:pPr>
      <w:r w:rsidRPr="002653AD">
        <w:t xml:space="preserve">Above the threshold frequency, the emitted photoelectrons have a </w:t>
      </w:r>
      <w:r w:rsidRPr="002653AD">
        <w:rPr>
          <w:i/>
        </w:rPr>
        <w:t>maximum kinetic energy</w:t>
      </w:r>
      <w:r w:rsidRPr="002653AD">
        <w:t xml:space="preserve"> that is linearly dependent on the frequency.</w:t>
      </w:r>
      <w:r w:rsidRPr="002653AD">
        <w:rPr>
          <w:vertAlign w:val="superscript"/>
        </w:rPr>
        <w:footnoteReference w:id="2"/>
      </w:r>
    </w:p>
    <w:p w14:paraId="7C800FE6" w14:textId="77777777" w:rsidR="002653AD" w:rsidRPr="002653AD" w:rsidRDefault="002653AD" w:rsidP="002653AD">
      <w:pPr>
        <w:numPr>
          <w:ilvl w:val="0"/>
          <w:numId w:val="34"/>
        </w:numPr>
      </w:pPr>
      <w:r w:rsidRPr="002653AD">
        <w:t xml:space="preserve">The maximum kinetic energy of photoelectrons is </w:t>
      </w:r>
      <w:r w:rsidRPr="002653AD">
        <w:rPr>
          <w:i/>
        </w:rPr>
        <w:t>independent of the intensity</w:t>
      </w:r>
      <w:r w:rsidRPr="002653AD">
        <w:t xml:space="preserve"> of the incident light.</w:t>
      </w:r>
    </w:p>
    <w:p w14:paraId="57EEDF71" w14:textId="77777777" w:rsidR="002653AD" w:rsidRPr="002653AD" w:rsidRDefault="002653AD" w:rsidP="002653AD">
      <w:pPr>
        <w:numPr>
          <w:ilvl w:val="0"/>
          <w:numId w:val="34"/>
        </w:numPr>
      </w:pPr>
      <w:r w:rsidRPr="002653AD">
        <w:t xml:space="preserve">At a given frequency, the magnitude of the photocurrent is </w:t>
      </w:r>
      <w:r w:rsidRPr="002653AD">
        <w:rPr>
          <w:i/>
        </w:rPr>
        <w:t>directly proportional</w:t>
      </w:r>
      <w:r w:rsidRPr="002653AD">
        <w:t xml:space="preserve"> to the intensity of the light and independent of frequency.</w:t>
      </w:r>
    </w:p>
    <w:p w14:paraId="01FED9AE" w14:textId="77777777" w:rsidR="002653AD" w:rsidRPr="002653AD" w:rsidRDefault="002653AD" w:rsidP="002653AD">
      <w:pPr>
        <w:numPr>
          <w:ilvl w:val="0"/>
          <w:numId w:val="34"/>
        </w:numPr>
      </w:pPr>
      <w:r w:rsidRPr="002653AD">
        <w:t xml:space="preserve">There is virtually </w:t>
      </w:r>
      <w:r w:rsidRPr="002653AD">
        <w:rPr>
          <w:i/>
        </w:rPr>
        <w:t>no delay</w:t>
      </w:r>
      <w:r w:rsidRPr="002653AD">
        <w:t xml:space="preserve"> between the incidence of light and the production of the photocurrent (typically less than a nanosecond).</w:t>
      </w:r>
    </w:p>
    <w:p w14:paraId="28F1A3B5" w14:textId="77777777" w:rsidR="002653AD" w:rsidRPr="002653AD" w:rsidRDefault="002653AD" w:rsidP="002653AD">
      <w:r w:rsidRPr="002653AD">
        <w:t xml:space="preserve">The linear relationship between the maximum kinetic energy </w:t>
      </w:r>
      <w:proofErr w:type="spellStart"/>
      <w:r w:rsidRPr="002653AD">
        <w:rPr>
          <w:i/>
        </w:rPr>
        <w:t>K</w:t>
      </w:r>
      <w:r w:rsidRPr="002653AD">
        <w:rPr>
          <w:vertAlign w:val="subscript"/>
        </w:rPr>
        <w:t>max</w:t>
      </w:r>
      <w:proofErr w:type="spellEnd"/>
      <w:r w:rsidRPr="002653AD">
        <w:t xml:space="preserve"> of the photoelectrons and the frequency </w:t>
      </w:r>
      <w:r w:rsidRPr="002653AD">
        <w:rPr>
          <w:i/>
        </w:rPr>
        <w:t>f</w:t>
      </w:r>
      <w:r w:rsidRPr="002653AD">
        <w:t xml:space="preserve"> of the incident light is usually expressed as </w:t>
      </w:r>
    </w:p>
    <w:tbl>
      <w:tblPr>
        <w:tblW w:w="0" w:type="auto"/>
        <w:jc w:val="center"/>
        <w:tblLook w:val="0000" w:firstRow="0" w:lastRow="0" w:firstColumn="0" w:lastColumn="0" w:noHBand="0" w:noVBand="0"/>
      </w:tblPr>
      <w:tblGrid>
        <w:gridCol w:w="8892"/>
        <w:gridCol w:w="468"/>
      </w:tblGrid>
      <w:tr w:rsidR="002653AD" w:rsidRPr="002653AD" w14:paraId="5AEEC407" w14:textId="77777777" w:rsidTr="003B05B6">
        <w:trPr>
          <w:jc w:val="center"/>
        </w:trPr>
        <w:tc>
          <w:tcPr>
            <w:tcW w:w="9108" w:type="dxa"/>
            <w:shd w:val="clear" w:color="auto" w:fill="auto"/>
          </w:tcPr>
          <w:p w14:paraId="592212C6" w14:textId="27B3A5D7" w:rsidR="002653AD" w:rsidRPr="002653AD" w:rsidRDefault="00000000" w:rsidP="002653AD">
            <w:pPr>
              <w:jc w:val="center"/>
            </w:pPr>
            <m:oMathPara>
              <m:oMath>
                <m:sSub>
                  <m:sSubPr>
                    <m:ctrlPr>
                      <w:rPr>
                        <w:rFonts w:ascii="Cambria Math" w:hAnsi="Cambria Math"/>
                        <w:i/>
                      </w:rPr>
                    </m:ctrlPr>
                  </m:sSubPr>
                  <m:e>
                    <m:r>
                      <w:rPr>
                        <w:rFonts w:ascii="Cambria Math" w:hAnsi="Cambria Math"/>
                      </w:rPr>
                      <m:t>K</m:t>
                    </m:r>
                  </m:e>
                  <m:sub>
                    <m:r>
                      <m:rPr>
                        <m:nor/>
                      </m:rPr>
                      <w:rPr>
                        <w:rFonts w:ascii="Cambria Math" w:hAnsi="Cambria Math"/>
                      </w:rPr>
                      <m:t>max</m:t>
                    </m:r>
                    <m:r>
                      <w:rPr>
                        <w:rFonts w:ascii="Cambria Math" w:hAnsi="Cambria Math"/>
                      </w:rPr>
                      <m:t xml:space="preserve"> </m:t>
                    </m:r>
                  </m:sub>
                </m:sSub>
                <m:r>
                  <w:rPr>
                    <w:rFonts w:ascii="Cambria Math" w:hAnsi="Cambria Math"/>
                  </w:rPr>
                  <m:t>=h</m:t>
                </m:r>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 xml:space="preserve">=hf-ϕ. </m:t>
                </m:r>
              </m:oMath>
            </m:oMathPara>
          </w:p>
        </w:tc>
        <w:tc>
          <w:tcPr>
            <w:tcW w:w="468" w:type="dxa"/>
            <w:shd w:val="clear" w:color="auto" w:fill="auto"/>
            <w:vAlign w:val="center"/>
          </w:tcPr>
          <w:p w14:paraId="0B37135E" w14:textId="77777777" w:rsidR="002653AD" w:rsidRPr="002653AD" w:rsidRDefault="002653AD" w:rsidP="002653AD">
            <w:r w:rsidRPr="002653AD">
              <w:t>(4)</w:t>
            </w:r>
          </w:p>
        </w:tc>
      </w:tr>
    </w:tbl>
    <w:p w14:paraId="14E33A4E" w14:textId="77777777" w:rsidR="002653AD" w:rsidRPr="002653AD" w:rsidRDefault="002653AD" w:rsidP="002653AD">
      <w:r w:rsidRPr="002653AD">
        <w:t xml:space="preserve">In this formula, </w:t>
      </w:r>
      <w:r w:rsidRPr="002653AD">
        <w:rPr>
          <w:i/>
        </w:rPr>
        <w:t>h</w:t>
      </w:r>
      <w:r w:rsidRPr="002653AD">
        <w:t xml:space="preserve"> is Planck’s constant, </w:t>
      </w:r>
      <w:r w:rsidRPr="002653AD">
        <w:rPr>
          <w:i/>
        </w:rPr>
        <w:t>f</w:t>
      </w:r>
      <w:r w:rsidRPr="002653AD">
        <w:rPr>
          <w:vertAlign w:val="subscript"/>
        </w:rPr>
        <w:t>0</w:t>
      </w:r>
      <w:r w:rsidRPr="002653AD">
        <w:t xml:space="preserve"> is the threshold frequency, and </w:t>
      </w:r>
      <w:r w:rsidRPr="002653AD">
        <w:rPr>
          <w:i/>
        </w:rPr>
        <w:t>ϕ</w:t>
      </w:r>
      <w:r w:rsidRPr="002653AD">
        <w:t xml:space="preserve"> ≡ </w:t>
      </w:r>
      <w:r w:rsidRPr="002653AD">
        <w:rPr>
          <w:i/>
        </w:rPr>
        <w:t>hf</w:t>
      </w:r>
      <w:r w:rsidRPr="002653AD">
        <w:rPr>
          <w:vertAlign w:val="subscript"/>
        </w:rPr>
        <w:t>0</w:t>
      </w:r>
      <w:r w:rsidRPr="002653AD">
        <w:t xml:space="preserve"> is the </w:t>
      </w:r>
      <w:r w:rsidRPr="002653AD">
        <w:rPr>
          <w:b/>
          <w:i/>
        </w:rPr>
        <w:t>work function</w:t>
      </w:r>
      <w:r w:rsidRPr="002653AD">
        <w:t xml:space="preserve"> of the material.  The work function represents the </w:t>
      </w:r>
      <w:r w:rsidRPr="002653AD">
        <w:rPr>
          <w:i/>
        </w:rPr>
        <w:t>minimum</w:t>
      </w:r>
      <w:r w:rsidRPr="002653AD">
        <w:t xml:space="preserve"> amount of energy needed to free an electron from the material (similar to how the ionization energy represents the minimum amount of energy needed to remove an electron from an atom).  Note that some electrons are more strongly bound to the material than others (think of the difference between a valence and a core electron in an atom) and therefore some electrons will need more energy to be freed from the material.</w:t>
      </w:r>
    </w:p>
    <w:p w14:paraId="6C407C2E" w14:textId="77777777" w:rsidR="002653AD" w:rsidRPr="002653AD" w:rsidRDefault="002653AD" w:rsidP="002653AD">
      <w:r w:rsidRPr="002653AD">
        <w:rPr>
          <w:noProof/>
        </w:rPr>
        <w:drawing>
          <wp:anchor distT="0" distB="0" distL="114300" distR="114300" simplePos="0" relativeHeight="251739136" behindDoc="0" locked="0" layoutInCell="1" allowOverlap="1" wp14:anchorId="19FAF809" wp14:editId="0EDB0E6B">
            <wp:simplePos x="0" y="0"/>
            <wp:positionH relativeFrom="column">
              <wp:align>right</wp:align>
            </wp:positionH>
            <wp:positionV relativeFrom="paragraph">
              <wp:posOffset>68792</wp:posOffset>
            </wp:positionV>
            <wp:extent cx="1280160" cy="1225296"/>
            <wp:effectExtent l="0" t="0" r="0" b="0"/>
            <wp:wrapSquare wrapText="bothSides"/>
            <wp:docPr id="1" name="Picture 1" descr="Energy diagram schematic of the ejection of an electron in the photoelectric effect.  The figure shows a well.  The bottom half of the well is shaded gray with the label &quot;Sea of Electrons&quot;.  The figure is captioned &quot;Energy Well of Material&quot;.  A wavy blue line with an arrow at the bottom is entering the well and ends at the top of the shaded region.  The distance from the top to the bottom of the wavy line is labeled by hf.  The wavy line hits a red dot representing an electron and an arrow comes out to the upper-right representing the ejection of the electron.  The height between the top of the shaded region and the top of the well is labeled phi and the height from the top of the well to where end of the arrow coming out of the red dot is labeled K_max." title="Photoelectric Effect Energ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160" cy="1225296"/>
                    </a:xfrm>
                    <a:prstGeom prst="rect">
                      <a:avLst/>
                    </a:prstGeom>
                  </pic:spPr>
                </pic:pic>
              </a:graphicData>
            </a:graphic>
            <wp14:sizeRelH relativeFrom="margin">
              <wp14:pctWidth>0</wp14:pctWidth>
            </wp14:sizeRelH>
            <wp14:sizeRelV relativeFrom="margin">
              <wp14:pctHeight>0</wp14:pctHeight>
            </wp14:sizeRelV>
          </wp:anchor>
        </w:drawing>
      </w:r>
      <w:r w:rsidRPr="002653AD">
        <w:t xml:space="preserve">The particle picture of light naturally explains all of the observed features of the photoelectric effect.  Consider the energy diagram shown to the right, which shows the material as a “well” with the vertical axis representing energy.  We view the incident light of frequency </w:t>
      </w:r>
      <w:r w:rsidRPr="002653AD">
        <w:rPr>
          <w:i/>
        </w:rPr>
        <w:t>f</w:t>
      </w:r>
      <w:r w:rsidRPr="002653AD">
        <w:t xml:space="preserve"> as being made of a large number of photons, each of energy </w:t>
      </w:r>
      <w:r w:rsidRPr="002653AD">
        <w:rPr>
          <w:i/>
        </w:rPr>
        <w:t>hf</w:t>
      </w:r>
      <w:r w:rsidRPr="002653AD">
        <w:t xml:space="preserve">.  When a photon strikes an electron in the material it gives all of its energy to the electron.  If the photon’s frequency is below </w:t>
      </w:r>
      <w:r w:rsidRPr="002653AD">
        <w:rPr>
          <w:i/>
        </w:rPr>
        <w:t>f</w:t>
      </w:r>
      <w:r w:rsidRPr="002653AD">
        <w:rPr>
          <w:vertAlign w:val="subscript"/>
        </w:rPr>
        <w:t>0</w:t>
      </w:r>
      <w:r w:rsidRPr="002653AD">
        <w:t xml:space="preserve"> then the photon’s energy is less than </w:t>
      </w:r>
      <w:r w:rsidRPr="002653AD">
        <w:rPr>
          <w:i/>
        </w:rPr>
        <w:t>ϕ</w:t>
      </w:r>
      <w:r w:rsidRPr="002653AD">
        <w:t xml:space="preserve"> and the electron can’t gain enough energy to escape the well of the material.  On the other hand, if the photon’s frequency is above the </w:t>
      </w:r>
      <w:r w:rsidRPr="002653AD">
        <w:rPr>
          <w:i/>
        </w:rPr>
        <w:t>f</w:t>
      </w:r>
      <w:r w:rsidRPr="002653AD">
        <w:rPr>
          <w:vertAlign w:val="subscript"/>
        </w:rPr>
        <w:t>0</w:t>
      </w:r>
      <w:r w:rsidRPr="002653AD">
        <w:t xml:space="preserve"> then it has more than the minimum energy needed to liberate an electron.  Any excess energy goes into the kinetic energy of the electron.  Eq. 4 is simply a statement about conservation of energy. </w:t>
      </w:r>
    </w:p>
    <w:p w14:paraId="00E8D33F" w14:textId="77777777" w:rsidR="002653AD" w:rsidRPr="002653AD" w:rsidRDefault="002653AD" w:rsidP="002653AD">
      <w:r w:rsidRPr="002653AD">
        <w:t xml:space="preserve">Eq. 4 actually represents a </w:t>
      </w:r>
      <w:r w:rsidRPr="002653AD">
        <w:rPr>
          <w:i/>
        </w:rPr>
        <w:t>prediction</w:t>
      </w:r>
      <w:r w:rsidRPr="002653AD">
        <w:t xml:space="preserve"> of Einstein’s based on Philipp Lenard’s 1902 qualitative observation that photoelectron energy increases with light frequency.  It wasn’t verified until Robert Millikan’s experiment in 1914, a version of which we will perform in this lab!  Millikan’s experiment is based on the circuit schematic shown in Figure 1.  The main feature is a </w:t>
      </w:r>
      <w:r w:rsidRPr="002653AD">
        <w:rPr>
          <w:b/>
          <w:i/>
        </w:rPr>
        <w:t>vacuum phototube</w:t>
      </w:r>
      <w:r w:rsidRPr="002653AD">
        <w:t xml:space="preserve"> containing a </w:t>
      </w:r>
      <w:r w:rsidRPr="002653AD">
        <w:rPr>
          <w:b/>
          <w:i/>
        </w:rPr>
        <w:t>photocathode</w:t>
      </w:r>
      <w:r w:rsidRPr="002653AD">
        <w:t xml:space="preserve"> made of a photoelectric material and an anode.  When light strikes the photocathode, photoelectrons are emitted and then collected by the anode to form a current.  Note that this current depends both on the rate at which photoelectrons strike the anode and the speed of the electrons.  In the absence of a voltage across the phototube the photoelectron’s kinetic energy would remain constant (we use a vacuum tube to avoid energy loss due to collisions).  For the Millikan experiment we put an </w:t>
      </w:r>
      <w:r w:rsidRPr="002653AD">
        <w:rPr>
          <w:b/>
          <w:i/>
        </w:rPr>
        <w:t>opposing voltage</w:t>
      </w:r>
      <w:r w:rsidRPr="002653AD">
        <w:t xml:space="preserve"> across the phototube.  This gives the cathode a high potential and the anode a low potential.  As the photoelectrons travel from the cathode to the anode, some of their kinetic energy must be converted to potential energy.  If the opposing voltage is high enough, none of the electrons would have enough initial kinetic energy to reach the anode and the photocurrent would drop to zero.  The minimum voltage that completely stops the photocurrent is called the </w:t>
      </w:r>
      <w:r w:rsidRPr="002653AD">
        <w:rPr>
          <w:b/>
          <w:i/>
        </w:rPr>
        <w:t>stopping voltage</w:t>
      </w:r>
      <w:r w:rsidRPr="002653AD">
        <w:t xml:space="preserve">, </w:t>
      </w:r>
      <w:proofErr w:type="spellStart"/>
      <w:r w:rsidRPr="002653AD">
        <w:rPr>
          <w:i/>
        </w:rPr>
        <w:t>V</w:t>
      </w:r>
      <w:r w:rsidRPr="002653AD">
        <w:rPr>
          <w:vertAlign w:val="subscript"/>
        </w:rPr>
        <w:t>stop</w:t>
      </w:r>
      <w:proofErr w:type="spellEnd"/>
      <w:r w:rsidRPr="002653AD">
        <w:t>.  By conservation of energy,</w:t>
      </w:r>
    </w:p>
    <w:tbl>
      <w:tblPr>
        <w:tblW w:w="0" w:type="auto"/>
        <w:jc w:val="center"/>
        <w:tblLook w:val="0000" w:firstRow="0" w:lastRow="0" w:firstColumn="0" w:lastColumn="0" w:noHBand="0" w:noVBand="0"/>
      </w:tblPr>
      <w:tblGrid>
        <w:gridCol w:w="8892"/>
        <w:gridCol w:w="468"/>
      </w:tblGrid>
      <w:tr w:rsidR="002653AD" w:rsidRPr="002653AD" w14:paraId="3409254E" w14:textId="77777777" w:rsidTr="003B05B6">
        <w:trPr>
          <w:jc w:val="center"/>
        </w:trPr>
        <w:tc>
          <w:tcPr>
            <w:tcW w:w="9108" w:type="dxa"/>
            <w:shd w:val="clear" w:color="auto" w:fill="auto"/>
          </w:tcPr>
          <w:p w14:paraId="7EFCC5F7" w14:textId="77777777" w:rsidR="002653AD" w:rsidRPr="002653AD" w:rsidRDefault="002653AD" w:rsidP="002653AD">
            <w:pPr>
              <w:jc w:val="center"/>
            </w:pPr>
            <w:proofErr w:type="spellStart"/>
            <w:r w:rsidRPr="002653AD">
              <w:rPr>
                <w:i/>
              </w:rPr>
              <w:lastRenderedPageBreak/>
              <w:t>K</w:t>
            </w:r>
            <w:r w:rsidRPr="002653AD">
              <w:rPr>
                <w:vertAlign w:val="subscript"/>
              </w:rPr>
              <w:t>max</w:t>
            </w:r>
            <w:proofErr w:type="spellEnd"/>
            <w:r w:rsidRPr="002653AD">
              <w:t xml:space="preserve"> = </w:t>
            </w:r>
            <w:proofErr w:type="spellStart"/>
            <w:r w:rsidRPr="002653AD">
              <w:rPr>
                <w:i/>
              </w:rPr>
              <w:t>eV</w:t>
            </w:r>
            <w:r w:rsidRPr="002653AD">
              <w:rPr>
                <w:vertAlign w:val="subscript"/>
              </w:rPr>
              <w:t>stop</w:t>
            </w:r>
            <w:proofErr w:type="spellEnd"/>
            <w:r w:rsidRPr="002653AD">
              <w:t>.</w:t>
            </w:r>
          </w:p>
        </w:tc>
        <w:tc>
          <w:tcPr>
            <w:tcW w:w="468" w:type="dxa"/>
            <w:shd w:val="clear" w:color="auto" w:fill="auto"/>
            <w:vAlign w:val="center"/>
          </w:tcPr>
          <w:p w14:paraId="424389C5" w14:textId="77777777" w:rsidR="002653AD" w:rsidRPr="002653AD" w:rsidRDefault="002653AD" w:rsidP="002653AD">
            <w:r w:rsidRPr="002653AD">
              <w:t>(5)</w:t>
            </w:r>
          </w:p>
        </w:tc>
      </w:tr>
    </w:tbl>
    <w:p w14:paraId="4DC7E138" w14:textId="77777777" w:rsidR="002653AD" w:rsidRPr="002653AD" w:rsidRDefault="002653AD" w:rsidP="002653AD">
      <w:pPr>
        <w:jc w:val="center"/>
      </w:pPr>
      <w:r w:rsidRPr="002653AD">
        <w:rPr>
          <w:noProof/>
        </w:rPr>
        <w:drawing>
          <wp:inline distT="0" distB="0" distL="0" distR="0" wp14:anchorId="3D4D1841" wp14:editId="29A96B13">
            <wp:extent cx="2743200" cy="1938528"/>
            <wp:effectExtent l="0" t="0" r="0" b="0"/>
            <wp:docPr id="3" name="Picture 3" descr="The figure shows a circuit schematic of the photoelectric effect.  Clockwise from the upper-left:  At the top of the circuit we have a large circle labeled &quot;Vacuum Tube&quot;.  In the circle on the left side the circuit wire ends in a large arc (in the shape of a left-parenthesis) labeled &quot;Photocathode&quot;.  A red dot labeled &quot;e^-&quot; is shown with an arrow to the right leaving the photocathode and labeled &quot;Emitted photoelectron&quot;.  In the circle on the right is a large dot labeled &quot;Anode&quot; with a wire continuing tot he circuit.  On the left of the circuit is a circled-A labeled &quot;Ammeter&quot;.  On the bottom of the circuit is a battery schematic labeled &quot;Opposing applied voltage&quot; with the positive terminal on the left.  A violet-colored wavy line labeled &quot;Incoming Photon&quot; is shown entering the Vacuum tube circ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1938528"/>
                    </a:xfrm>
                    <a:prstGeom prst="rect">
                      <a:avLst/>
                    </a:prstGeom>
                  </pic:spPr>
                </pic:pic>
              </a:graphicData>
            </a:graphic>
          </wp:inline>
        </w:drawing>
      </w:r>
    </w:p>
    <w:p w14:paraId="0817F411" w14:textId="037EF5EB" w:rsidR="002653AD" w:rsidRPr="002653AD" w:rsidRDefault="002653AD" w:rsidP="002653AD">
      <w:pPr>
        <w:pStyle w:val="Caption"/>
        <w:jc w:val="center"/>
      </w:pPr>
      <w:r w:rsidRPr="002653AD">
        <w:t>Figure</w:t>
      </w:r>
      <w:r>
        <w:t xml:space="preserve"> 1</w:t>
      </w:r>
      <w:r w:rsidRPr="002653AD">
        <w:t>.  A circuit schematic showing the photoelectric effect experiment.</w:t>
      </w:r>
    </w:p>
    <w:p w14:paraId="14903A7A" w14:textId="77777777" w:rsidR="00B3030B" w:rsidRPr="00B3030B" w:rsidRDefault="00B3030B" w:rsidP="007C61AE">
      <w:pPr>
        <w:pStyle w:val="NormalCompact"/>
      </w:pPr>
    </w:p>
    <w:p w14:paraId="7C20156F" w14:textId="0E2A671E" w:rsidR="00B3030B" w:rsidRPr="00B3030B" w:rsidRDefault="007C61AE" w:rsidP="00B3030B">
      <w:pPr>
        <w:pStyle w:val="Heading3"/>
      </w:pPr>
      <w:r>
        <w:t>Light-Emitting Diodes (LEDs)</w:t>
      </w:r>
    </w:p>
    <w:p w14:paraId="4D8A8D8F" w14:textId="77777777" w:rsidR="007C61AE" w:rsidRPr="007C61AE" w:rsidRDefault="007C61AE" w:rsidP="007C61AE">
      <w:r w:rsidRPr="007C61AE">
        <w:t xml:space="preserve">One of the light sources we will be using to observe the photoelectric effect is a set of </w:t>
      </w:r>
      <w:r w:rsidRPr="007C61AE">
        <w:rPr>
          <w:b/>
          <w:i/>
        </w:rPr>
        <w:t>light emitting diodes</w:t>
      </w:r>
      <w:r w:rsidRPr="007C61AE">
        <w:t xml:space="preserve"> (LEDs). Rather than having a narrowly defined spectrum like lasers, the spectrum of light emitted by an LED is spread out around a central value.  The amount of spread is called the </w:t>
      </w:r>
      <w:r w:rsidRPr="007C61AE">
        <w:rPr>
          <w:b/>
          <w:i/>
        </w:rPr>
        <w:t>bandwidth</w:t>
      </w:r>
      <w:r w:rsidRPr="007C61AE">
        <w:t xml:space="preserve"> of the LED. </w:t>
      </w:r>
    </w:p>
    <w:p w14:paraId="57657F10" w14:textId="77777777" w:rsidR="007C61AE" w:rsidRPr="007C61AE" w:rsidRDefault="007C61AE" w:rsidP="007C61AE">
      <w:r w:rsidRPr="007C61AE">
        <w:t xml:space="preserve">Testing the photoelectric effect relies on seeing precisely what wavelengths cause electrons to be emitted.  Since we are using a light source that generates a range of wavelengths (the LEDs), this causes a slight problem and messiness with the data.  But we don’t always have ideal equipment in lab!  A large part of this lab will involve determining how to properly deal with our light source.  Eventually we </w:t>
      </w:r>
      <w:r w:rsidRPr="007C61AE">
        <w:rPr>
          <w:i/>
        </w:rPr>
        <w:t>will</w:t>
      </w:r>
      <w:r w:rsidRPr="007C61AE">
        <w:t xml:space="preserve"> do the experiment with a nearly monochromatic light source so you will, then, be able to get excellent data and calculate </w:t>
      </w:r>
      <w:r w:rsidRPr="007C61AE">
        <w:rPr>
          <w:i/>
        </w:rPr>
        <w:t>h</w:t>
      </w:r>
      <w:r w:rsidRPr="007C61AE">
        <w:t xml:space="preserve"> and the work function very precisely.  Before you’re given such a luxury you have to make the best of this equipment.</w:t>
      </w:r>
    </w:p>
    <w:p w14:paraId="7AEDE261" w14:textId="2C39B66E" w:rsidR="00A16C5A" w:rsidRPr="0077181C" w:rsidRDefault="00DD33BA" w:rsidP="00A97F97">
      <w:pPr>
        <w:jc w:val="right"/>
      </w:pPr>
      <w:r w:rsidRPr="00953A0D">
        <w:sym w:font="Symbol" w:char="F0E0"/>
      </w:r>
    </w:p>
    <w:p w14:paraId="230E43B6" w14:textId="3C370D89" w:rsidR="000B0095" w:rsidRDefault="000B0095" w:rsidP="005A0886"/>
    <w:p w14:paraId="5F980815" w14:textId="77777777" w:rsidR="00D1078B" w:rsidRDefault="00D1078B">
      <w:pPr>
        <w:tabs>
          <w:tab w:val="clear" w:pos="360"/>
        </w:tabs>
        <w:spacing w:after="0"/>
        <w:jc w:val="left"/>
        <w:rPr>
          <w:b/>
          <w:smallCaps/>
          <w:color w:val="365F91"/>
          <w:sz w:val="32"/>
        </w:rPr>
      </w:pPr>
      <w:r>
        <w:br w:type="page"/>
      </w:r>
    </w:p>
    <w:p w14:paraId="3AD1D09E" w14:textId="554BFF90" w:rsidR="00D86E48" w:rsidRPr="00161EA4" w:rsidRDefault="00D86E48" w:rsidP="00161EA4">
      <w:pPr>
        <w:pStyle w:val="Heading2"/>
      </w:pPr>
      <w:r w:rsidRPr="0077181C">
        <w:lastRenderedPageBreak/>
        <w:t>Pre-Lab Preparation Questions</w:t>
      </w:r>
    </w:p>
    <w:p w14:paraId="1E3D1C09" w14:textId="39919060" w:rsidR="00D86E48" w:rsidRPr="0077181C" w:rsidRDefault="00D86E48" w:rsidP="00D86E48">
      <w:pPr>
        <w:pStyle w:val="PrelabQ"/>
        <w:rPr>
          <w:u w:val="single"/>
        </w:rPr>
      </w:pPr>
      <w:r w:rsidRPr="0077181C">
        <w:t>Pre1.</w:t>
      </w:r>
      <w:r w:rsidRPr="0077181C">
        <w:tab/>
      </w:r>
      <w:r w:rsidR="00F632EE">
        <w:t>Diffraction Spectroscopy</w:t>
      </w:r>
      <w:r w:rsidRPr="0077181C">
        <w:t>:</w:t>
      </w:r>
    </w:p>
    <w:p w14:paraId="32254DA9" w14:textId="77777777" w:rsidR="00F632EE" w:rsidRPr="00F632EE" w:rsidRDefault="00F632EE" w:rsidP="00F632EE">
      <w:r w:rsidRPr="00F632EE">
        <w:t>There will be many instances in this lab and the next where we will use a diffraction grating to measure wavelengths.  We will usually start by calibrating using a known wavelength.</w:t>
      </w:r>
    </w:p>
    <w:p w14:paraId="5C211CB7" w14:textId="77777777" w:rsidR="00F632EE" w:rsidRPr="00F632EE" w:rsidRDefault="00F632EE" w:rsidP="00F632EE">
      <w:r w:rsidRPr="00F632EE">
        <w:t xml:space="preserve">Light of known wavelength </w:t>
      </w:r>
      <w:proofErr w:type="spellStart"/>
      <w:r w:rsidRPr="00F632EE">
        <w:rPr>
          <w:i/>
        </w:rPr>
        <w:t>λ</w:t>
      </w:r>
      <w:r w:rsidRPr="00F632EE">
        <w:rPr>
          <w:vertAlign w:val="subscript"/>
        </w:rPr>
        <w:t>known</w:t>
      </w:r>
      <w:proofErr w:type="spellEnd"/>
      <w:r w:rsidRPr="00F632EE">
        <w:t xml:space="preserve"> is incident on a diffraction grating and forms a pattern on a screen a distance </w:t>
      </w:r>
      <w:r w:rsidRPr="00F632EE">
        <w:rPr>
          <w:i/>
        </w:rPr>
        <w:t>L</w:t>
      </w:r>
      <w:r w:rsidRPr="00F632EE">
        <w:t xml:space="preserve"> away.  The first maximum occurs at position </w:t>
      </w:r>
      <w:proofErr w:type="spellStart"/>
      <w:r w:rsidRPr="00F632EE">
        <w:rPr>
          <w:i/>
        </w:rPr>
        <w:t>y</w:t>
      </w:r>
      <w:r w:rsidRPr="00F632EE">
        <w:rPr>
          <w:vertAlign w:val="subscript"/>
        </w:rPr>
        <w:t>known</w:t>
      </w:r>
      <w:proofErr w:type="spellEnd"/>
      <w:r w:rsidRPr="00F632EE">
        <w:t xml:space="preserve"> relative to the central maximum.  When light of unknown wavelength </w:t>
      </w:r>
      <w:proofErr w:type="spellStart"/>
      <w:r w:rsidRPr="00F632EE">
        <w:rPr>
          <w:i/>
        </w:rPr>
        <w:t>λ</w:t>
      </w:r>
      <w:r w:rsidRPr="00F632EE">
        <w:rPr>
          <w:vertAlign w:val="subscript"/>
        </w:rPr>
        <w:t>un</w:t>
      </w:r>
      <w:proofErr w:type="spellEnd"/>
      <w:r w:rsidRPr="00F632EE">
        <w:t xml:space="preserve"> is incident on the grating, the first maximum occurs at position </w:t>
      </w:r>
      <w:proofErr w:type="spellStart"/>
      <w:r w:rsidRPr="00F632EE">
        <w:rPr>
          <w:i/>
        </w:rPr>
        <w:t>y</w:t>
      </w:r>
      <w:r w:rsidRPr="00F632EE">
        <w:rPr>
          <w:vertAlign w:val="subscript"/>
        </w:rPr>
        <w:t>un</w:t>
      </w:r>
      <w:proofErr w:type="spellEnd"/>
      <w:r w:rsidRPr="00F632EE">
        <w:t>.</w:t>
      </w:r>
    </w:p>
    <w:p w14:paraId="7D578DE4" w14:textId="77777777" w:rsidR="00F632EE" w:rsidRPr="00F632EE" w:rsidRDefault="00F632EE" w:rsidP="00F632EE">
      <w:pPr>
        <w:numPr>
          <w:ilvl w:val="0"/>
          <w:numId w:val="35"/>
        </w:numPr>
      </w:pPr>
      <w:r w:rsidRPr="00F632EE">
        <w:t xml:space="preserve">Determine </w:t>
      </w:r>
      <w:proofErr w:type="spellStart"/>
      <w:r w:rsidRPr="00F632EE">
        <w:rPr>
          <w:i/>
        </w:rPr>
        <w:t>λ</w:t>
      </w:r>
      <w:r w:rsidRPr="00F632EE">
        <w:rPr>
          <w:vertAlign w:val="subscript"/>
        </w:rPr>
        <w:t>un</w:t>
      </w:r>
      <w:proofErr w:type="spellEnd"/>
      <w:r w:rsidRPr="00F632EE">
        <w:t xml:space="preserve"> in terms of </w:t>
      </w:r>
      <w:proofErr w:type="spellStart"/>
      <w:r w:rsidRPr="00F632EE">
        <w:rPr>
          <w:i/>
        </w:rPr>
        <w:t>λ</w:t>
      </w:r>
      <w:r w:rsidRPr="00F632EE">
        <w:rPr>
          <w:vertAlign w:val="subscript"/>
        </w:rPr>
        <w:t>known</w:t>
      </w:r>
      <w:proofErr w:type="spellEnd"/>
      <w:r w:rsidRPr="00F632EE">
        <w:t xml:space="preserve">, </w:t>
      </w:r>
      <w:proofErr w:type="spellStart"/>
      <w:r w:rsidRPr="00F632EE">
        <w:rPr>
          <w:i/>
        </w:rPr>
        <w:t>y</w:t>
      </w:r>
      <w:r w:rsidRPr="00F632EE">
        <w:rPr>
          <w:vertAlign w:val="subscript"/>
        </w:rPr>
        <w:t>known</w:t>
      </w:r>
      <w:proofErr w:type="spellEnd"/>
      <w:r w:rsidRPr="00F632EE">
        <w:t xml:space="preserve">, and </w:t>
      </w:r>
      <w:proofErr w:type="spellStart"/>
      <w:r w:rsidRPr="00F632EE">
        <w:rPr>
          <w:i/>
        </w:rPr>
        <w:t>y</w:t>
      </w:r>
      <w:r w:rsidRPr="00F632EE">
        <w:rPr>
          <w:vertAlign w:val="subscript"/>
        </w:rPr>
        <w:t>un</w:t>
      </w:r>
      <w:proofErr w:type="spellEnd"/>
      <w:r w:rsidRPr="00F632EE">
        <w:t xml:space="preserve">. </w:t>
      </w:r>
    </w:p>
    <w:p w14:paraId="31B96B7E" w14:textId="77777777" w:rsidR="00D86E48" w:rsidRDefault="00D86E48" w:rsidP="00D86E48"/>
    <w:p w14:paraId="1514E40F" w14:textId="3E99D0E5" w:rsidR="00D86E48" w:rsidRPr="00D86E48" w:rsidRDefault="00D86E48" w:rsidP="00D86E48">
      <w:pPr>
        <w:pStyle w:val="PrelabQ"/>
        <w:rPr>
          <w:u w:val="single"/>
        </w:rPr>
      </w:pPr>
      <w:r w:rsidRPr="00D86E48">
        <w:t>Pre2.</w:t>
      </w:r>
      <w:r w:rsidRPr="00D86E48">
        <w:tab/>
      </w:r>
      <w:r w:rsidR="00F632EE">
        <w:t>A Photoelectric Simulation</w:t>
      </w:r>
      <w:r w:rsidRPr="00D86E48">
        <w:t>:</w:t>
      </w:r>
    </w:p>
    <w:p w14:paraId="2BB4E56C" w14:textId="77777777" w:rsidR="00F632EE" w:rsidRPr="00F632EE" w:rsidRDefault="00F632EE" w:rsidP="00F632EE">
      <w:r w:rsidRPr="00F632EE">
        <w:t xml:space="preserve">Consider the photoelectric effect simulation made by the </w:t>
      </w:r>
      <w:proofErr w:type="spellStart"/>
      <w:r w:rsidRPr="00F632EE">
        <w:t>PhET</w:t>
      </w:r>
      <w:proofErr w:type="spellEnd"/>
      <w:r w:rsidRPr="00F632EE">
        <w:t xml:space="preserve"> Interactive Simulations group at University of Colorado, Boulder, available for download at </w:t>
      </w:r>
      <w:hyperlink r:id="rId10" w:history="1">
        <w:r w:rsidRPr="00F632EE">
          <w:rPr>
            <w:rStyle w:val="Hyperlink"/>
          </w:rPr>
          <w:t>https://phet.colorado.edu/en/simulation/photoelectric</w:t>
        </w:r>
      </w:hyperlink>
      <w:r w:rsidRPr="00F632EE">
        <w:t>.</w:t>
      </w:r>
    </w:p>
    <w:p w14:paraId="55D22AA3" w14:textId="77777777" w:rsidR="00F632EE" w:rsidRPr="00F632EE" w:rsidRDefault="00F632EE" w:rsidP="00F632EE">
      <w:r w:rsidRPr="00F632EE">
        <w:t>Set the intensity to 100%, the battery voltage to 0.0 V, and the material to sodium (Na).</w:t>
      </w:r>
    </w:p>
    <w:p w14:paraId="7ABA9736" w14:textId="77777777" w:rsidR="00F632EE" w:rsidRPr="00F632EE" w:rsidRDefault="00F632EE" w:rsidP="00F632EE">
      <w:pPr>
        <w:numPr>
          <w:ilvl w:val="0"/>
          <w:numId w:val="36"/>
        </w:numPr>
      </w:pPr>
      <w:r w:rsidRPr="00F632EE">
        <w:t>Determine the threshold wavelength, threshold frequency, and work function of incident light.</w:t>
      </w:r>
    </w:p>
    <w:p w14:paraId="6347F750" w14:textId="77777777" w:rsidR="00F632EE" w:rsidRPr="00F632EE" w:rsidRDefault="00F632EE" w:rsidP="00F632EE">
      <w:pPr>
        <w:numPr>
          <w:ilvl w:val="0"/>
          <w:numId w:val="36"/>
        </w:numPr>
      </w:pPr>
      <w:r w:rsidRPr="00F632EE">
        <w:t>Set the wavelength to 300 nm and take some data to show that the photocurrent is directly proportional to intensity.</w:t>
      </w:r>
    </w:p>
    <w:p w14:paraId="5AE7AC46" w14:textId="77777777" w:rsidR="00F632EE" w:rsidRPr="00F632EE" w:rsidRDefault="00F632EE" w:rsidP="00F632EE">
      <w:pPr>
        <w:numPr>
          <w:ilvl w:val="0"/>
          <w:numId w:val="36"/>
        </w:numPr>
      </w:pPr>
      <w:r w:rsidRPr="00F632EE">
        <w:t xml:space="preserve">Experimentally find the (simulated) stopping voltages for wavelengths of 300 nm and 200 nm and use this to measure </w:t>
      </w:r>
      <w:r w:rsidRPr="00F632EE">
        <w:rPr>
          <w:i/>
        </w:rPr>
        <w:t>h</w:t>
      </w:r>
      <w:r w:rsidRPr="00F632EE">
        <w:t>.</w:t>
      </w:r>
    </w:p>
    <w:p w14:paraId="04C8EF12" w14:textId="77777777" w:rsidR="00F632EE" w:rsidRPr="00F632EE" w:rsidRDefault="00F632EE" w:rsidP="00F632EE">
      <w:r w:rsidRPr="00F632EE">
        <w:t>With the wavelength set to 200 nm, adjust the battery to the stopping voltage.  Then adjust the wavelength to 300 nm (without adjusting the battery).  The current should still be exactly zero.</w:t>
      </w:r>
    </w:p>
    <w:p w14:paraId="2CE36C0C" w14:textId="5B8DB0C4" w:rsidR="00F632EE" w:rsidRDefault="00F632EE" w:rsidP="00F632EE">
      <w:pPr>
        <w:numPr>
          <w:ilvl w:val="0"/>
          <w:numId w:val="36"/>
        </w:numPr>
      </w:pPr>
      <w:r w:rsidRPr="00F632EE">
        <w:t xml:space="preserve">Explain why the voltage shown on the battery does </w:t>
      </w:r>
      <w:r w:rsidRPr="00F632EE">
        <w:rPr>
          <w:i/>
        </w:rPr>
        <w:t>not</w:t>
      </w:r>
      <w:r w:rsidRPr="00F632EE">
        <w:t xml:space="preserve"> represent the stopping voltage in this case.  Why are we just reading zero current and not a negative current?  Why is this observation important for when you get into the lab and need to take real data?</w:t>
      </w:r>
    </w:p>
    <w:p w14:paraId="4A79F2AB" w14:textId="77777777" w:rsidR="00D86E48" w:rsidRDefault="00D86E48" w:rsidP="00D86E48">
      <w:pPr>
        <w:jc w:val="right"/>
      </w:pPr>
      <w:r w:rsidRPr="00D86E48">
        <w:sym w:font="Symbol" w:char="F0E0"/>
      </w:r>
    </w:p>
    <w:p w14:paraId="0EBCB972" w14:textId="77777777" w:rsidR="00161EA4" w:rsidRPr="00D86E48" w:rsidRDefault="00161EA4" w:rsidP="00D86E48">
      <w:pPr>
        <w:jc w:val="right"/>
      </w:pPr>
    </w:p>
    <w:p w14:paraId="18B4C2BA" w14:textId="77777777" w:rsidR="00D1078B" w:rsidRDefault="00D1078B">
      <w:pPr>
        <w:tabs>
          <w:tab w:val="clear" w:pos="360"/>
        </w:tabs>
        <w:spacing w:after="0"/>
        <w:jc w:val="left"/>
        <w:rPr>
          <w:b/>
          <w:smallCaps/>
          <w:color w:val="365F91"/>
          <w:sz w:val="32"/>
        </w:rPr>
      </w:pPr>
      <w:r>
        <w:br w:type="page"/>
      </w:r>
    </w:p>
    <w:p w14:paraId="1531F2D7" w14:textId="667B067C" w:rsidR="00A40856" w:rsidRPr="00F52C6B" w:rsidRDefault="00D30E58" w:rsidP="00161EA4">
      <w:pPr>
        <w:pStyle w:val="Heading2"/>
      </w:pPr>
      <w:r>
        <w:lastRenderedPageBreak/>
        <w:t>Equipment Notes</w:t>
      </w:r>
    </w:p>
    <w:p w14:paraId="0479677B" w14:textId="4C2764F3" w:rsidR="00B63F96" w:rsidRPr="00B63F96" w:rsidRDefault="00235B37" w:rsidP="00D77093">
      <w:pPr>
        <w:pStyle w:val="Heading3"/>
      </w:pPr>
      <w:r>
        <w:t>The Spectrometer</w:t>
      </w:r>
    </w:p>
    <w:p w14:paraId="3421E288" w14:textId="77777777" w:rsidR="00866E56" w:rsidRDefault="00866E56" w:rsidP="00866E56">
      <w:r w:rsidRPr="00866E56">
        <w:t xml:space="preserve">To view the spectrum of the LEDs we will use a </w:t>
      </w:r>
      <w:r w:rsidRPr="00866E56">
        <w:rPr>
          <w:b/>
          <w:i/>
        </w:rPr>
        <w:t>diffraction grating</w:t>
      </w:r>
      <w:r w:rsidRPr="00866E56">
        <w:t xml:space="preserve"> to separate the wavelengths.  The grating is mounted on an optical bench in front of the LEDs.  At the end of the optical bench is a </w:t>
      </w:r>
      <w:r w:rsidRPr="00866E56">
        <w:rPr>
          <w:b/>
          <w:i/>
        </w:rPr>
        <w:t>spectrometer scale</w:t>
      </w:r>
      <w:r w:rsidRPr="00866E56">
        <w:t xml:space="preserve"> - a mountable ruler with a thin opening in the center (to let light through) and </w:t>
      </w:r>
      <w:r w:rsidRPr="00866E56">
        <w:rPr>
          <w:b/>
          <w:i/>
        </w:rPr>
        <w:t>slider bars</w:t>
      </w:r>
      <w:r w:rsidRPr="00866E56">
        <w:t xml:space="preserve"> to mark position.</w:t>
      </w:r>
      <w:r>
        <w:t xml:space="preserve"> </w:t>
      </w:r>
    </w:p>
    <w:p w14:paraId="612730F8" w14:textId="5AA3D4E8" w:rsidR="00866E56" w:rsidRPr="00866E56" w:rsidRDefault="00866E56" w:rsidP="00866E56">
      <w:pPr>
        <w:pStyle w:val="Aside"/>
        <w:tabs>
          <w:tab w:val="left" w:pos="540"/>
        </w:tabs>
      </w:pPr>
      <w:r>
        <w:t>Note:</w:t>
      </w:r>
      <w:r>
        <w:tab/>
        <w:t>T</w:t>
      </w:r>
      <w:r w:rsidRPr="00866E56">
        <w:t xml:space="preserve">o properly view the spectrum, you should get your eye right next to the diffraction grating as shown </w:t>
      </w:r>
      <w:r>
        <w:t>below.</w:t>
      </w:r>
    </w:p>
    <w:p w14:paraId="1BF05E44" w14:textId="1C501B13" w:rsidR="00866E56" w:rsidRDefault="00235B37" w:rsidP="00866E56">
      <w:pPr>
        <w:spacing w:after="0"/>
        <w:jc w:val="center"/>
        <w:rPr>
          <w:b/>
        </w:rPr>
      </w:pPr>
      <w:bookmarkStart w:id="10" w:name="_MON_1565280566"/>
      <w:bookmarkStart w:id="11" w:name="_MON_1565281910"/>
      <w:bookmarkEnd w:id="10"/>
      <w:bookmarkEnd w:id="11"/>
      <w:r w:rsidRPr="000E3414">
        <w:rPr>
          <w:noProof/>
        </w:rPr>
        <w:drawing>
          <wp:inline distT="0" distB="0" distL="0" distR="0" wp14:anchorId="5014A836" wp14:editId="55D5DC16">
            <wp:extent cx="3657600" cy="2340864"/>
            <wp:effectExtent l="0" t="0" r="0" b="0"/>
            <wp:docPr id="2" name="Picture 2" descr="A picture showing the spectrometer setup.  The spectrometer scale is mounted on the end of the optical bench and labeled &quot;Spectrometer Scale&quot;.  At the center is a slit labeled &quot;Slit in Scale&quot;.  An arrow to behind the scale is labeled &quot;Put Light Source Behind Slit&quot;.  There are four sliders on the scale labeled &quot;Scale Sliders&quot;.  Further to the right on the bench is a screen holder with a film in it labeled &quot;Diffraction Grating.  To the immediate right of that is a sketch of an eye looking into the diffraction grating towards the light source labeled &quot;Your Eye&quot;." title="Figure 2 - The Spectrometer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7600" cy="2340864"/>
                    </a:xfrm>
                    <a:prstGeom prst="rect">
                      <a:avLst/>
                    </a:prstGeom>
                  </pic:spPr>
                </pic:pic>
              </a:graphicData>
            </a:graphic>
          </wp:inline>
        </w:drawing>
      </w:r>
    </w:p>
    <w:p w14:paraId="173583B8" w14:textId="6FEEF365" w:rsidR="006F3D9B" w:rsidRPr="00B63F96" w:rsidRDefault="00235B37" w:rsidP="006F3D9B">
      <w:pPr>
        <w:pStyle w:val="Caption"/>
        <w:jc w:val="center"/>
      </w:pPr>
      <w:r>
        <w:t>Figure 2</w:t>
      </w:r>
      <w:r w:rsidR="006F3D9B">
        <w:t xml:space="preserve">: </w:t>
      </w:r>
      <w:r>
        <w:t>The Spectrometer Setup</w:t>
      </w:r>
      <w:r w:rsidR="006F3D9B">
        <w:t>.</w:t>
      </w:r>
    </w:p>
    <w:p w14:paraId="41AB31EE" w14:textId="77777777" w:rsidR="00866E56" w:rsidRPr="00866E56" w:rsidRDefault="00866E56" w:rsidP="00866E56">
      <w:pPr>
        <w:numPr>
          <w:ilvl w:val="0"/>
          <w:numId w:val="37"/>
        </w:numPr>
      </w:pPr>
      <w:r w:rsidRPr="00866E56">
        <w:rPr>
          <w:i/>
        </w:rPr>
        <w:t>The setup is fixed at a side table for this week.  Next week we will use this setup much more extensively.</w:t>
      </w:r>
    </w:p>
    <w:p w14:paraId="5217B002" w14:textId="5FA743D0" w:rsidR="00B63F96" w:rsidRPr="00B63F96" w:rsidRDefault="00B63F96" w:rsidP="002A5FA9">
      <w:pPr>
        <w:pStyle w:val="NormalCompact"/>
      </w:pPr>
    </w:p>
    <w:p w14:paraId="71C80D33" w14:textId="38C4959B" w:rsidR="00B63F96" w:rsidRPr="00B63F96" w:rsidRDefault="00866E56" w:rsidP="003A1639">
      <w:pPr>
        <w:pStyle w:val="Heading3"/>
      </w:pPr>
      <w:proofErr w:type="spellStart"/>
      <w:r>
        <w:t>Optika</w:t>
      </w:r>
      <w:proofErr w:type="spellEnd"/>
      <w:r>
        <w:t xml:space="preserve"> Photoelectric Effect Setup</w:t>
      </w:r>
    </w:p>
    <w:p w14:paraId="66525C61" w14:textId="77777777" w:rsidR="00866E56" w:rsidRPr="00866E56" w:rsidRDefault="00866E56" w:rsidP="00866E56">
      <w:r w:rsidRPr="00866E56">
        <w:t xml:space="preserve">Most of the data taken in this lab will use the </w:t>
      </w:r>
      <w:proofErr w:type="spellStart"/>
      <w:r w:rsidRPr="00866E56">
        <w:t>Optika</w:t>
      </w:r>
      <w:proofErr w:type="spellEnd"/>
      <w:r w:rsidRPr="00866E56">
        <w:t xml:space="preserve"> Photoelectric Effect apparatus shown below.  The LEDs are not dangerous but can get fairly bright, so be careful to not look directly into the LEDs when the power is large.  At the front of the </w:t>
      </w:r>
      <w:proofErr w:type="gramStart"/>
      <w:r w:rsidRPr="00866E56">
        <w:t>classroom</w:t>
      </w:r>
      <w:proofErr w:type="gramEnd"/>
      <w:r w:rsidRPr="00866E56">
        <w:t xml:space="preserve"> we have displayed a photomultiplier tube setup with the casing removed so you can observe the location and orientation of the photodiode.  [</w:t>
      </w:r>
      <w:r w:rsidRPr="00866E56">
        <w:rPr>
          <w:i/>
        </w:rPr>
        <w:t xml:space="preserve">This is not exactly the same as the </w:t>
      </w:r>
      <w:proofErr w:type="spellStart"/>
      <w:r w:rsidRPr="00866E56">
        <w:rPr>
          <w:i/>
        </w:rPr>
        <w:t>Optika</w:t>
      </w:r>
      <w:proofErr w:type="spellEnd"/>
      <w:r w:rsidRPr="00866E56">
        <w:rPr>
          <w:i/>
        </w:rPr>
        <w:t xml:space="preserve"> tube but the design and operational principles are the same.</w:t>
      </w:r>
      <w:r w:rsidRPr="00866E56">
        <w:t>]</w:t>
      </w:r>
    </w:p>
    <w:p w14:paraId="00AEEE67" w14:textId="77777777" w:rsidR="00866E56" w:rsidRPr="00866E56" w:rsidRDefault="00866E56" w:rsidP="00866E56">
      <w:pPr>
        <w:jc w:val="center"/>
      </w:pPr>
      <w:r w:rsidRPr="00866E56">
        <w:rPr>
          <w:noProof/>
        </w:rPr>
        <w:drawing>
          <wp:inline distT="0" distB="0" distL="0" distR="0" wp14:anchorId="2B40FD3E" wp14:editId="7B8D946F">
            <wp:extent cx="3657600" cy="2350008"/>
            <wp:effectExtent l="0" t="0" r="0" b="12700"/>
            <wp:docPr id="4" name="Picture 4" descr="A picture of the Optika photoelectric effect equipment showing a black cylinder with a smaller cylinder inserted into it (one of the LEDs) and the control panel with two dia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57600" cy="2350008"/>
                    </a:xfrm>
                    <a:prstGeom prst="rect">
                      <a:avLst/>
                    </a:prstGeom>
                  </pic:spPr>
                </pic:pic>
              </a:graphicData>
            </a:graphic>
          </wp:inline>
        </w:drawing>
      </w:r>
    </w:p>
    <w:p w14:paraId="51FC8DE1" w14:textId="2D9049E3" w:rsidR="00866E56" w:rsidRPr="00866E56" w:rsidRDefault="00866E56" w:rsidP="00866E56">
      <w:pPr>
        <w:pStyle w:val="Caption"/>
        <w:jc w:val="center"/>
      </w:pPr>
      <w:r w:rsidRPr="00866E56">
        <w:t>Figure</w:t>
      </w:r>
      <w:r>
        <w:t xml:space="preserve"> 3</w:t>
      </w:r>
      <w:r w:rsidRPr="00866E56">
        <w:t>.  The photoelectric effect experimental setup.</w:t>
      </w:r>
    </w:p>
    <w:p w14:paraId="037E9130" w14:textId="77777777" w:rsidR="00F54A64" w:rsidRDefault="00F54A64" w:rsidP="00F54A64"/>
    <w:p w14:paraId="3D6810F7" w14:textId="41556132" w:rsidR="00866E56" w:rsidRPr="00866E56" w:rsidRDefault="00866E56" w:rsidP="00F54A64">
      <w:pPr>
        <w:rPr>
          <w:i/>
        </w:rPr>
      </w:pPr>
      <w:r w:rsidRPr="00866E56">
        <w:lastRenderedPageBreak/>
        <w:t>Different LEDs can be inserted to shine on the phototube.</w:t>
      </w:r>
    </w:p>
    <w:p w14:paraId="5C5FB2AA" w14:textId="100F7770" w:rsidR="00866E56" w:rsidRPr="00866E56" w:rsidRDefault="00F54A64" w:rsidP="00866E56">
      <w:r>
        <w:t>On the control panel, t</w:t>
      </w:r>
      <w:r w:rsidR="00866E56" w:rsidRPr="00866E56">
        <w:t>he left display shows the opposing voltage that we will adjust to find the stopping voltage and the right display shows either the power level of the LED as the LED control knob is being turned and it will display the induced photocurrent if the LED control knob is not being used.</w:t>
      </w:r>
    </w:p>
    <w:p w14:paraId="5E5602EA" w14:textId="77777777" w:rsidR="00866E56" w:rsidRPr="00866E56" w:rsidRDefault="00866E56" w:rsidP="00866E56">
      <w:r w:rsidRPr="00866E56">
        <w:t xml:space="preserve">It should be noted that the wavelength of an LED is temperature-dependent.  At higher intensities, the LED will heat up and the wavelengths will shift.  Therefore, we recommend that you </w:t>
      </w:r>
      <w:r w:rsidRPr="00866E56">
        <w:rPr>
          <w:b/>
          <w:i/>
        </w:rPr>
        <w:t>do not exceed a power setting of L040</w:t>
      </w:r>
      <w:r w:rsidRPr="00866E56">
        <w:t xml:space="preserve"> in these experiments. Please leave the LEDs off when not in use to prevent the temperature variation.</w:t>
      </w:r>
    </w:p>
    <w:p w14:paraId="22AF5185" w14:textId="1C9325DC" w:rsidR="00B63F96" w:rsidRPr="00B63F96" w:rsidRDefault="00866E56" w:rsidP="00B63F96">
      <w:r w:rsidRPr="00866E56">
        <w:t xml:space="preserve">The particular photodiode we are using in this experiment should have a threshold frequency </w:t>
      </w:r>
      <w:proofErr w:type="spellStart"/>
      <w:r w:rsidRPr="00866E56">
        <w:rPr>
          <w:i/>
        </w:rPr>
        <w:t>f</w:t>
      </w:r>
      <w:r w:rsidRPr="00866E56">
        <w:rPr>
          <w:vertAlign w:val="subscript"/>
        </w:rPr>
        <w:t>th</w:t>
      </w:r>
      <w:proofErr w:type="spellEnd"/>
      <w:r w:rsidRPr="00866E56">
        <w:t xml:space="preserve"> = 4.62×10</w:t>
      </w:r>
      <w:r w:rsidRPr="00866E56">
        <w:rPr>
          <w:vertAlign w:val="superscript"/>
        </w:rPr>
        <w:t>14</w:t>
      </w:r>
      <w:r w:rsidRPr="00866E56">
        <w:t xml:space="preserve"> Hz.</w:t>
      </w:r>
    </w:p>
    <w:p w14:paraId="3AD715B0" w14:textId="77777777" w:rsidR="00B63F96" w:rsidRPr="00B63F96" w:rsidRDefault="00B63F96" w:rsidP="002A5FA9">
      <w:pPr>
        <w:pStyle w:val="NormalCompact"/>
      </w:pPr>
    </w:p>
    <w:p w14:paraId="6867C785" w14:textId="4DC58DB9" w:rsidR="00B63F96" w:rsidRPr="00B63F96" w:rsidRDefault="00971FE9" w:rsidP="003A1639">
      <w:pPr>
        <w:pStyle w:val="Heading3"/>
      </w:pPr>
      <w:proofErr w:type="spellStart"/>
      <w:r>
        <w:t>Optika</w:t>
      </w:r>
      <w:proofErr w:type="spellEnd"/>
      <w:r>
        <w:t xml:space="preserve"> LEDs</w:t>
      </w:r>
    </w:p>
    <w:p w14:paraId="40F12F3C" w14:textId="6C960E7A" w:rsidR="00F54A64" w:rsidRPr="00866E56" w:rsidRDefault="00F54A64" w:rsidP="00F54A64">
      <w:r w:rsidRPr="00866E56">
        <w:t xml:space="preserve">The LEDs </w:t>
      </w:r>
      <w:r>
        <w:t xml:space="preserve">supplied are purported by </w:t>
      </w:r>
      <w:proofErr w:type="spellStart"/>
      <w:r>
        <w:t>Optika</w:t>
      </w:r>
      <w:proofErr w:type="spellEnd"/>
      <w:r>
        <w:t xml:space="preserve"> </w:t>
      </w:r>
      <w:r w:rsidRPr="00866E56">
        <w:t>to have the following wavelengths:</w:t>
      </w:r>
    </w:p>
    <w:tbl>
      <w:tblPr>
        <w:tblStyle w:val="TableGrid"/>
        <w:tblW w:w="0" w:type="auto"/>
        <w:tblInd w:w="3794" w:type="dxa"/>
        <w:tblLook w:val="04A0" w:firstRow="1" w:lastRow="0" w:firstColumn="1" w:lastColumn="0" w:noHBand="0" w:noVBand="1"/>
      </w:tblPr>
      <w:tblGrid>
        <w:gridCol w:w="1114"/>
        <w:gridCol w:w="2036"/>
      </w:tblGrid>
      <w:tr w:rsidR="00F54A64" w:rsidRPr="00866E56" w14:paraId="2A474EB4" w14:textId="77777777" w:rsidTr="003B05B6">
        <w:trPr>
          <w:trHeight w:val="288"/>
          <w:tblHeader/>
        </w:trPr>
        <w:tc>
          <w:tcPr>
            <w:tcW w:w="1114" w:type="dxa"/>
            <w:vAlign w:val="center"/>
          </w:tcPr>
          <w:p w14:paraId="7FADF246" w14:textId="77777777" w:rsidR="00F54A64" w:rsidRPr="00971FE9" w:rsidRDefault="00F54A64" w:rsidP="003B05B6">
            <w:pPr>
              <w:spacing w:after="0"/>
              <w:rPr>
                <w:rFonts w:eastAsiaTheme="minorHAnsi"/>
                <w:b/>
                <w:szCs w:val="24"/>
              </w:rPr>
            </w:pPr>
            <w:r w:rsidRPr="00971FE9">
              <w:rPr>
                <w:rFonts w:eastAsiaTheme="minorHAnsi"/>
                <w:b/>
                <w:szCs w:val="24"/>
              </w:rPr>
              <w:t>LED</w:t>
            </w:r>
          </w:p>
        </w:tc>
        <w:tc>
          <w:tcPr>
            <w:tcW w:w="2036" w:type="dxa"/>
            <w:vAlign w:val="center"/>
          </w:tcPr>
          <w:p w14:paraId="4F3473B2" w14:textId="77777777" w:rsidR="00F54A64" w:rsidRPr="00971FE9" w:rsidRDefault="00F54A64" w:rsidP="003B05B6">
            <w:pPr>
              <w:spacing w:after="0"/>
              <w:rPr>
                <w:rFonts w:eastAsiaTheme="minorHAnsi"/>
                <w:b/>
                <w:szCs w:val="24"/>
              </w:rPr>
            </w:pPr>
            <w:r w:rsidRPr="00971FE9">
              <w:rPr>
                <w:rFonts w:eastAsiaTheme="minorHAnsi"/>
                <w:b/>
                <w:szCs w:val="24"/>
              </w:rPr>
              <w:t>Wavelength (nm)</w:t>
            </w:r>
          </w:p>
        </w:tc>
      </w:tr>
      <w:tr w:rsidR="00F54A64" w:rsidRPr="00866E56" w14:paraId="00368A5E" w14:textId="77777777" w:rsidTr="003B05B6">
        <w:trPr>
          <w:trHeight w:val="288"/>
        </w:trPr>
        <w:tc>
          <w:tcPr>
            <w:tcW w:w="1114" w:type="dxa"/>
            <w:vAlign w:val="center"/>
          </w:tcPr>
          <w:p w14:paraId="0CA31D78" w14:textId="77777777" w:rsidR="00F54A64" w:rsidRPr="00866E56" w:rsidRDefault="00F54A64" w:rsidP="003B05B6">
            <w:pPr>
              <w:spacing w:after="0"/>
              <w:rPr>
                <w:rFonts w:eastAsiaTheme="minorHAnsi"/>
                <w:szCs w:val="24"/>
              </w:rPr>
            </w:pPr>
            <w:r w:rsidRPr="00866E56">
              <w:rPr>
                <w:rFonts w:eastAsiaTheme="minorHAnsi"/>
                <w:szCs w:val="24"/>
              </w:rPr>
              <w:t>Blue</w:t>
            </w:r>
          </w:p>
        </w:tc>
        <w:tc>
          <w:tcPr>
            <w:tcW w:w="2036" w:type="dxa"/>
            <w:vAlign w:val="center"/>
          </w:tcPr>
          <w:p w14:paraId="68AE4268" w14:textId="77777777" w:rsidR="00F54A64" w:rsidRPr="00866E56" w:rsidRDefault="00F54A64" w:rsidP="003B05B6">
            <w:pPr>
              <w:spacing w:after="0"/>
              <w:rPr>
                <w:rFonts w:eastAsiaTheme="minorHAnsi"/>
                <w:szCs w:val="24"/>
              </w:rPr>
            </w:pPr>
            <w:r w:rsidRPr="00866E56">
              <w:rPr>
                <w:rFonts w:eastAsiaTheme="minorHAnsi"/>
                <w:szCs w:val="24"/>
              </w:rPr>
              <w:t>462 ± 10</w:t>
            </w:r>
          </w:p>
        </w:tc>
      </w:tr>
      <w:tr w:rsidR="00F54A64" w:rsidRPr="00866E56" w14:paraId="7D137AB3" w14:textId="77777777" w:rsidTr="003B05B6">
        <w:trPr>
          <w:trHeight w:val="288"/>
        </w:trPr>
        <w:tc>
          <w:tcPr>
            <w:tcW w:w="1114" w:type="dxa"/>
            <w:vAlign w:val="center"/>
          </w:tcPr>
          <w:p w14:paraId="4766F1EB" w14:textId="77777777" w:rsidR="00F54A64" w:rsidRPr="00866E56" w:rsidRDefault="00F54A64" w:rsidP="003B05B6">
            <w:pPr>
              <w:spacing w:after="0"/>
              <w:rPr>
                <w:rFonts w:eastAsiaTheme="minorHAnsi"/>
                <w:szCs w:val="24"/>
              </w:rPr>
            </w:pPr>
            <w:r w:rsidRPr="00866E56">
              <w:rPr>
                <w:rFonts w:eastAsiaTheme="minorHAnsi"/>
                <w:szCs w:val="24"/>
              </w:rPr>
              <w:t>Green</w:t>
            </w:r>
          </w:p>
        </w:tc>
        <w:tc>
          <w:tcPr>
            <w:tcW w:w="2036" w:type="dxa"/>
            <w:vAlign w:val="center"/>
          </w:tcPr>
          <w:p w14:paraId="535B9FEF" w14:textId="77777777" w:rsidR="00F54A64" w:rsidRPr="00866E56" w:rsidRDefault="00F54A64" w:rsidP="003B05B6">
            <w:pPr>
              <w:spacing w:after="0"/>
              <w:rPr>
                <w:rFonts w:eastAsiaTheme="minorHAnsi"/>
                <w:szCs w:val="24"/>
              </w:rPr>
            </w:pPr>
            <w:r w:rsidRPr="00866E56">
              <w:rPr>
                <w:rFonts w:eastAsiaTheme="minorHAnsi"/>
                <w:szCs w:val="24"/>
              </w:rPr>
              <w:t>533 ± 10</w:t>
            </w:r>
          </w:p>
        </w:tc>
      </w:tr>
      <w:tr w:rsidR="00F54A64" w:rsidRPr="00866E56" w14:paraId="0E37B348" w14:textId="77777777" w:rsidTr="003B05B6">
        <w:trPr>
          <w:trHeight w:val="288"/>
        </w:trPr>
        <w:tc>
          <w:tcPr>
            <w:tcW w:w="1114" w:type="dxa"/>
            <w:vAlign w:val="center"/>
          </w:tcPr>
          <w:p w14:paraId="6F570DED" w14:textId="77777777" w:rsidR="00F54A64" w:rsidRPr="00866E56" w:rsidRDefault="00F54A64" w:rsidP="003B05B6">
            <w:pPr>
              <w:spacing w:after="0"/>
              <w:rPr>
                <w:rFonts w:eastAsiaTheme="minorHAnsi"/>
                <w:szCs w:val="24"/>
              </w:rPr>
            </w:pPr>
            <w:r w:rsidRPr="00866E56">
              <w:rPr>
                <w:rFonts w:eastAsiaTheme="minorHAnsi"/>
                <w:szCs w:val="24"/>
              </w:rPr>
              <w:t>Red</w:t>
            </w:r>
          </w:p>
        </w:tc>
        <w:tc>
          <w:tcPr>
            <w:tcW w:w="2036" w:type="dxa"/>
            <w:vAlign w:val="center"/>
          </w:tcPr>
          <w:p w14:paraId="79BE2253" w14:textId="77777777" w:rsidR="00F54A64" w:rsidRPr="00866E56" w:rsidRDefault="00F54A64" w:rsidP="003B05B6">
            <w:pPr>
              <w:spacing w:after="0"/>
              <w:rPr>
                <w:rFonts w:eastAsiaTheme="minorHAnsi"/>
                <w:szCs w:val="24"/>
              </w:rPr>
            </w:pPr>
            <w:r w:rsidRPr="00866E56">
              <w:rPr>
                <w:rFonts w:eastAsiaTheme="minorHAnsi"/>
                <w:szCs w:val="24"/>
              </w:rPr>
              <w:t>618 ± 10</w:t>
            </w:r>
          </w:p>
        </w:tc>
      </w:tr>
    </w:tbl>
    <w:p w14:paraId="09E57EA4" w14:textId="77777777" w:rsidR="00F54A64" w:rsidRPr="00866E56" w:rsidRDefault="00F54A64" w:rsidP="00F54A64"/>
    <w:p w14:paraId="29947FA2" w14:textId="16D0A6F1" w:rsidR="00F54A64" w:rsidRPr="00F54A64" w:rsidRDefault="00F54A64" w:rsidP="00B63F96">
      <w:pPr>
        <w:rPr>
          <w:i/>
        </w:rPr>
      </w:pPr>
      <w:r w:rsidRPr="00866E56">
        <w:t xml:space="preserve">In reality, the range of light that the LEDs emit is </w:t>
      </w:r>
      <w:r w:rsidRPr="00866E56">
        <w:rPr>
          <w:i/>
        </w:rPr>
        <w:t>quite a bit larger</w:t>
      </w:r>
      <w:r w:rsidRPr="00866E56">
        <w:t xml:space="preserve"> than the factory specs.  The LEDs plug into the outlet in the middle of the power supply box.  The outlet to the side of the box is for connecting it to a 110 V, 60 Hz outlet.   The knob on the left controls the stopping voltage in the phototube.  The knob on the right controls the power level of the LED which ranges from L000 (which means unpowered) to L100 (which means fully powered).  These just refer to a scale of </w:t>
      </w:r>
      <w:r w:rsidRPr="00866E56">
        <w:rPr>
          <w:i/>
        </w:rPr>
        <w:t>power</w:t>
      </w:r>
      <w:r w:rsidRPr="00866E56">
        <w:t xml:space="preserve"> supplied to the LED and do </w:t>
      </w:r>
      <w:r w:rsidRPr="00866E56">
        <w:rPr>
          <w:i/>
        </w:rPr>
        <w:t>not</w:t>
      </w:r>
      <w:r w:rsidRPr="00866E56">
        <w:t xml:space="preserve"> tell you the intensity of the light.</w:t>
      </w:r>
    </w:p>
    <w:p w14:paraId="37CD39DA" w14:textId="77777777" w:rsidR="00F54A64" w:rsidRPr="00F54A64" w:rsidRDefault="00F54A64" w:rsidP="00F54A64">
      <w:r w:rsidRPr="00F54A64">
        <w:t xml:space="preserve">The </w:t>
      </w:r>
      <w:proofErr w:type="spellStart"/>
      <w:r w:rsidRPr="00F54A64">
        <w:t>Optika</w:t>
      </w:r>
      <w:proofErr w:type="spellEnd"/>
      <w:r w:rsidRPr="00F54A64">
        <w:t xml:space="preserve"> photoelectric effect equipment has a dial that adjusts the power supplied to the LED.  Turing the right knob allows you to adjust the power from Level 0 (L000) to Level 100 (L100).  However, the power supplied is </w:t>
      </w:r>
      <w:r w:rsidRPr="00F54A64">
        <w:rPr>
          <w:i/>
        </w:rPr>
        <w:t>not</w:t>
      </w:r>
      <w:r w:rsidRPr="00F54A64">
        <w:t xml:space="preserve"> proportional to the light intensity output by the LED.  When doing any experiment that requires you to adjust the intensity, you will need a </w:t>
      </w:r>
      <w:r w:rsidRPr="00F54A64">
        <w:rPr>
          <w:b/>
          <w:i/>
        </w:rPr>
        <w:t>calibration curve</w:t>
      </w:r>
      <w:r w:rsidRPr="00F54A64">
        <w:t xml:space="preserve"> that relates the power level to the intensity output.</w:t>
      </w:r>
    </w:p>
    <w:p w14:paraId="57313025" w14:textId="77777777" w:rsidR="00F54A64" w:rsidRPr="00F54A64" w:rsidRDefault="00F54A64" w:rsidP="00F54A64">
      <w:r w:rsidRPr="00F54A64">
        <w:t xml:space="preserve">At the end of this </w:t>
      </w:r>
      <w:proofErr w:type="gramStart"/>
      <w:r w:rsidRPr="00F54A64">
        <w:t>document</w:t>
      </w:r>
      <w:proofErr w:type="gramEnd"/>
      <w:r w:rsidRPr="00F54A64">
        <w:t xml:space="preserve"> you will find calibration curves for the three </w:t>
      </w:r>
      <w:proofErr w:type="spellStart"/>
      <w:r w:rsidRPr="00F54A64">
        <w:t>Optika</w:t>
      </w:r>
      <w:proofErr w:type="spellEnd"/>
      <w:r w:rsidRPr="00F54A64">
        <w:t xml:space="preserve"> LEDs.</w:t>
      </w:r>
    </w:p>
    <w:p w14:paraId="55C47847" w14:textId="22F0CBB0" w:rsidR="00B63F96" w:rsidRPr="00B63F96" w:rsidRDefault="00F54A64" w:rsidP="00F54A64">
      <w:pPr>
        <w:jc w:val="right"/>
      </w:pPr>
      <w:r w:rsidRPr="00F54A64">
        <w:sym w:font="Symbol" w:char="F0E0"/>
      </w:r>
    </w:p>
    <w:p w14:paraId="6D472DFB" w14:textId="77777777" w:rsidR="00B63F96" w:rsidRPr="00B63F96" w:rsidRDefault="00B63F96" w:rsidP="002A5FA9">
      <w:pPr>
        <w:pStyle w:val="NormalCompact"/>
      </w:pPr>
    </w:p>
    <w:p w14:paraId="52D9D1AD" w14:textId="77777777" w:rsidR="00F54A64" w:rsidRDefault="00F54A64">
      <w:pPr>
        <w:tabs>
          <w:tab w:val="clear" w:pos="360"/>
        </w:tabs>
        <w:spacing w:after="0"/>
        <w:jc w:val="left"/>
        <w:rPr>
          <w:b/>
          <w:smallCaps/>
          <w:color w:val="365F91"/>
          <w:sz w:val="32"/>
        </w:rPr>
      </w:pPr>
      <w:r>
        <w:br w:type="page"/>
      </w:r>
    </w:p>
    <w:p w14:paraId="54F159AB" w14:textId="4BA9F99D" w:rsidR="00D1078B" w:rsidRDefault="00D1078B" w:rsidP="00D1078B">
      <w:pPr>
        <w:pStyle w:val="Heading2"/>
      </w:pPr>
      <w:r w:rsidRPr="0077181C">
        <w:lastRenderedPageBreak/>
        <w:t>Reminders and Warnings</w:t>
      </w:r>
    </w:p>
    <w:p w14:paraId="4A09E1B1" w14:textId="77777777" w:rsidR="00D1078B" w:rsidRPr="006B152B" w:rsidRDefault="00D1078B" w:rsidP="00D1078B">
      <w:pPr>
        <w:pStyle w:val="Heading3"/>
      </w:pPr>
      <w:r w:rsidRPr="006B152B">
        <w:t>La</w:t>
      </w:r>
      <w:r>
        <w:t>ser Safety</w:t>
      </w:r>
    </w:p>
    <w:p w14:paraId="782424B4" w14:textId="231B216A" w:rsidR="00D1078B" w:rsidRDefault="00F54A64" w:rsidP="00D1078B">
      <w:r>
        <w:t>The red and green laser points in this lab are</w:t>
      </w:r>
      <w:r w:rsidR="00D1078B">
        <w:t xml:space="preserve"> </w:t>
      </w:r>
      <w:r w:rsidR="00D1078B">
        <w:rPr>
          <w:b/>
          <w:i/>
        </w:rPr>
        <w:t xml:space="preserve">Class 2 </w:t>
      </w:r>
      <w:r w:rsidR="00D1078B">
        <w:t xml:space="preserve">lasers, which means their maximum power output is less than 1 </w:t>
      </w:r>
      <w:proofErr w:type="spellStart"/>
      <w:r w:rsidR="00D1078B">
        <w:t>mW</w:t>
      </w:r>
      <w:proofErr w:type="spellEnd"/>
      <w:r w:rsidR="00D1078B">
        <w:t>.</w:t>
      </w:r>
    </w:p>
    <w:p w14:paraId="1DA112B1" w14:textId="77777777" w:rsidR="00D1078B" w:rsidRPr="00B96182" w:rsidRDefault="00D1078B" w:rsidP="00D1078B">
      <w:r w:rsidRPr="00B96182">
        <w:rPr>
          <w:b/>
        </w:rPr>
        <w:t>When turning the laser pointer on, please be very gentle.</w:t>
      </w:r>
      <w:r w:rsidRPr="00B96182">
        <w:t xml:space="preserve">  Turn the screw slowly just enough to turn on.  It is easy to crank the screw down enough to break the switch.</w:t>
      </w:r>
    </w:p>
    <w:p w14:paraId="6B39C9C0" w14:textId="2A523863" w:rsidR="00F54A64" w:rsidRPr="00F54A64" w:rsidRDefault="00F54A64" w:rsidP="00F54A64">
      <w:r w:rsidRPr="00F54A64">
        <w:t xml:space="preserve">Do not look directly into the laser or shine the laser into anyone’s eyes.  Please use the screens provided to brick any reflected beams to protect your neighboring groups.  When aligning the lasers with the photodiode, </w:t>
      </w:r>
      <w:r w:rsidRPr="00F54A64">
        <w:rPr>
          <w:b/>
          <w:i/>
        </w:rPr>
        <w:t>do not</w:t>
      </w:r>
      <w:r w:rsidRPr="00F54A64">
        <w:t xml:space="preserve"> bend down to look through the lens, as you will be in danger from the glare reflection of the laser off the lens.  The instructor will provide a demonstration for how to properly align the laser.</w:t>
      </w:r>
    </w:p>
    <w:p w14:paraId="22FDAA96" w14:textId="77777777" w:rsidR="00F54A64" w:rsidRPr="00F54A64" w:rsidRDefault="00F54A64" w:rsidP="00F54A64">
      <w:pPr>
        <w:pStyle w:val="NormalCompact"/>
      </w:pPr>
    </w:p>
    <w:p w14:paraId="7885FC41" w14:textId="77777777" w:rsidR="00F54A64" w:rsidRPr="00F54A64" w:rsidRDefault="00F54A64" w:rsidP="00F54A64">
      <w:pPr>
        <w:pStyle w:val="Heading3"/>
      </w:pPr>
      <w:r w:rsidRPr="00F54A64">
        <w:t>Class 3A Violet Laser Safety Warning!</w:t>
      </w:r>
    </w:p>
    <w:p w14:paraId="472B398E" w14:textId="1BFB8AFE" w:rsidR="00F54A64" w:rsidRPr="00F54A64" w:rsidRDefault="00F54A64" w:rsidP="00F54A64">
      <w:r w:rsidRPr="00F54A64">
        <w:t xml:space="preserve">In this lab we will </w:t>
      </w:r>
      <w:r>
        <w:t xml:space="preserve">also </w:t>
      </w:r>
      <w:r w:rsidRPr="00F54A64">
        <w:t xml:space="preserve">use a violet laser pointer (wavelength 405 nm).  This is a </w:t>
      </w:r>
      <w:r w:rsidRPr="00F54A64">
        <w:rPr>
          <w:b/>
          <w:i/>
        </w:rPr>
        <w:t>Class IIIa</w:t>
      </w:r>
      <w:r w:rsidRPr="00F54A64">
        <w:t xml:space="preserve"> laser (as opposed to the Class II red and blue lasers) and has a larger power output than the other lasers </w:t>
      </w:r>
      <w:r w:rsidRPr="00F54A64">
        <w:rPr>
          <w:i/>
        </w:rPr>
        <w:t>even though it may not look as bright</w:t>
      </w:r>
      <w:r w:rsidRPr="00F54A64">
        <w:t xml:space="preserve">.  (Our eyes are poorly attuned to these wavelengths).   From </w:t>
      </w:r>
      <w:hyperlink r:id="rId13" w:history="1">
        <w:r w:rsidRPr="00F54A64">
          <w:rPr>
            <w:rStyle w:val="Hyperlink"/>
          </w:rPr>
          <w:t>http://www.lasersafetyfacts.com/3R/</w:t>
        </w:r>
      </w:hyperlink>
      <w:r w:rsidRPr="00F54A64">
        <w:t xml:space="preserve"> :</w:t>
      </w:r>
    </w:p>
    <w:p w14:paraId="604BE4CF" w14:textId="77777777" w:rsidR="00F54A64" w:rsidRPr="00F54A64" w:rsidRDefault="00F54A64" w:rsidP="00F54A64">
      <w:pPr>
        <w:pStyle w:val="NormalCompact"/>
      </w:pPr>
    </w:p>
    <w:p w14:paraId="5A95CC70" w14:textId="77777777" w:rsidR="00F54A64" w:rsidRPr="00F54A64" w:rsidRDefault="00F54A64" w:rsidP="00F54A64">
      <w:pPr>
        <w:pStyle w:val="Heading4"/>
        <w:tabs>
          <w:tab w:val="clear" w:pos="360"/>
        </w:tabs>
        <w:ind w:left="360"/>
      </w:pPr>
      <w:r w:rsidRPr="00F54A64">
        <w:t>EYE INJURY HAZARD -- DIRECT AND REFLECTED BEAM</w:t>
      </w:r>
    </w:p>
    <w:p w14:paraId="3FD0CC77" w14:textId="77777777" w:rsidR="00F54A64" w:rsidRPr="00F54A64" w:rsidRDefault="00F54A64" w:rsidP="00F54A64">
      <w:pPr>
        <w:tabs>
          <w:tab w:val="clear" w:pos="360"/>
        </w:tabs>
        <w:ind w:left="360"/>
      </w:pPr>
      <w:r w:rsidRPr="00F54A64">
        <w:t>Class 3R visible-light lasers are considered safe for unintentional eye exposure, because a person will normally turn away or blink to avoid the bright light. Do NOT deliberately look into or stare into the beam -- this can cause injury to the retina in the back of the eye.</w:t>
      </w:r>
    </w:p>
    <w:p w14:paraId="4840BAA9" w14:textId="77777777" w:rsidR="00F54A64" w:rsidRDefault="00F54A64" w:rsidP="00F54A64">
      <w:pPr>
        <w:tabs>
          <w:tab w:val="clear" w:pos="360"/>
        </w:tabs>
        <w:ind w:left="360"/>
      </w:pPr>
      <w:r w:rsidRPr="00F54A64">
        <w:t>Be aware of beam reflections off glass and shiny surfaces. Depending on the surface, the reflected beam could be about as strong and as focused as a direct beam.</w:t>
      </w:r>
    </w:p>
    <w:p w14:paraId="3CA77234" w14:textId="7818E6B9" w:rsidR="00F54A64" w:rsidRPr="00F54A64" w:rsidRDefault="00F54A64" w:rsidP="00F54A64">
      <w:pPr>
        <w:ind w:left="360"/>
      </w:pPr>
      <w:r>
        <w:t>If you notice any stray reflections from your group or any others, alert the group to turn the laser off and call the instructor over.</w:t>
      </w:r>
    </w:p>
    <w:p w14:paraId="7645BF88" w14:textId="77777777" w:rsidR="00F54A64" w:rsidRPr="00F54A64" w:rsidRDefault="00F54A64" w:rsidP="00F54A64">
      <w:pPr>
        <w:pStyle w:val="NormalCompact"/>
        <w:jc w:val="right"/>
      </w:pPr>
      <w:r w:rsidRPr="00F54A64">
        <w:sym w:font="Symbol" w:char="F0E0"/>
      </w:r>
    </w:p>
    <w:p w14:paraId="77DFBDA2" w14:textId="6E584708" w:rsidR="00331CC4" w:rsidRDefault="00331CC4" w:rsidP="00F54A64">
      <w:r>
        <w:br w:type="page"/>
      </w:r>
    </w:p>
    <w:p w14:paraId="570F3B00" w14:textId="0C531C1D" w:rsidR="008107E0" w:rsidRPr="0077181C" w:rsidRDefault="008107E0" w:rsidP="00DD33BA">
      <w:pPr>
        <w:pStyle w:val="Heading2"/>
        <w:rPr>
          <w:sz w:val="20"/>
        </w:rPr>
      </w:pPr>
      <w:r w:rsidRPr="0077181C">
        <w:lastRenderedPageBreak/>
        <w:t>Tier 1</w:t>
      </w:r>
      <w:bookmarkStart w:id="12" w:name="Tier1"/>
      <w:bookmarkEnd w:id="12"/>
      <w:r w:rsidRPr="0077181C">
        <w:t xml:space="preserve"> </w:t>
      </w:r>
    </w:p>
    <w:p w14:paraId="738A2144" w14:textId="2029DB84" w:rsidR="00CA06CC" w:rsidRPr="00CA06CC" w:rsidRDefault="00CA06CC" w:rsidP="00CA06CC">
      <w:pPr>
        <w:pStyle w:val="Heading3"/>
      </w:pPr>
      <w:r w:rsidRPr="00CA06CC">
        <w:t xml:space="preserve">Experiment 1 </w:t>
      </w:r>
      <w:r w:rsidR="00F54A64">
        <w:t>–</w:t>
      </w:r>
      <w:r w:rsidRPr="00CA06CC">
        <w:t xml:space="preserve"> </w:t>
      </w:r>
      <w:r w:rsidR="00F54A64">
        <w:t>Diffraction Gratings</w:t>
      </w:r>
    </w:p>
    <w:p w14:paraId="1DDDD7E3" w14:textId="5565BAE7" w:rsidR="00F54A64" w:rsidRPr="00F54A64" w:rsidRDefault="00F54A64" w:rsidP="00F54A64">
      <w:r w:rsidRPr="00F54A64">
        <w:t xml:space="preserve">In this experiment we will study the pattern from a diffraction grating and see how we can use gratings to determine wavelength.  This should be a </w:t>
      </w:r>
      <w:r w:rsidRPr="00F54A64">
        <w:rPr>
          <w:b/>
          <w:i/>
        </w:rPr>
        <w:t>very short</w:t>
      </w:r>
      <w:r w:rsidRPr="00F54A64">
        <w:t xml:space="preserve"> experiment and is meant as setup for the spectrometer.</w:t>
      </w:r>
    </w:p>
    <w:p w14:paraId="43AFB683" w14:textId="77777777" w:rsidR="00F54A64" w:rsidRPr="00F54A64" w:rsidRDefault="00F54A64" w:rsidP="00A5619F">
      <w:pPr>
        <w:pStyle w:val="NormalCompact"/>
      </w:pPr>
    </w:p>
    <w:p w14:paraId="53B65EFA" w14:textId="77777777" w:rsidR="00F54A64" w:rsidRPr="00F54A64" w:rsidRDefault="00F54A64" w:rsidP="00F54A64">
      <w:pPr>
        <w:ind w:left="720" w:hanging="720"/>
      </w:pPr>
      <w:r w:rsidRPr="00F54A64">
        <w:rPr>
          <w:noProof/>
        </w:rPr>
        <w:drawing>
          <wp:anchor distT="0" distB="0" distL="114300" distR="114300" simplePos="0" relativeHeight="251741184" behindDoc="0" locked="0" layoutInCell="1" allowOverlap="1" wp14:anchorId="1D8C0329" wp14:editId="287B604B">
            <wp:simplePos x="0" y="0"/>
            <wp:positionH relativeFrom="column">
              <wp:align>right</wp:align>
            </wp:positionH>
            <wp:positionV relativeFrom="paragraph">
              <wp:posOffset>8890</wp:posOffset>
            </wp:positionV>
            <wp:extent cx="1600200" cy="850392"/>
            <wp:effectExtent l="0" t="0" r="0" b="0"/>
            <wp:wrapSquare wrapText="bothSides"/>
            <wp:docPr id="5" name="Picture 5" descr="Image shows a schematic of the optical bench with a &quot;Laser&quot; (far left), followed by the &quot;Diffraction Grating&quot; and the &quot;Screen&quot; (far right).  On the screen are three red dots." title="Setup for Experime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600200" cy="850392"/>
                    </a:xfrm>
                    <a:prstGeom prst="rect">
                      <a:avLst/>
                    </a:prstGeom>
                  </pic:spPr>
                </pic:pic>
              </a:graphicData>
            </a:graphic>
            <wp14:sizeRelH relativeFrom="margin">
              <wp14:pctWidth>0</wp14:pctWidth>
            </wp14:sizeRelH>
            <wp14:sizeRelV relativeFrom="margin">
              <wp14:pctHeight>0</wp14:pctHeight>
            </wp14:sizeRelV>
          </wp:anchor>
        </w:drawing>
      </w:r>
      <w:r w:rsidRPr="00F54A64">
        <w:rPr>
          <w:b/>
        </w:rPr>
        <w:t>Setup:</w:t>
      </w:r>
      <w:r w:rsidRPr="00F54A64">
        <w:rPr>
          <w:b/>
        </w:rPr>
        <w:tab/>
      </w:r>
      <w:r w:rsidRPr="00F54A64">
        <w:t xml:space="preserve">Place the </w:t>
      </w:r>
      <w:r w:rsidRPr="00F54A64">
        <w:rPr>
          <w:u w:val="single"/>
        </w:rPr>
        <w:t>diffraction grating</w:t>
      </w:r>
      <w:r w:rsidRPr="00F54A64">
        <w:t xml:space="preserve"> in the slide holder and mount it on the optical bench so the </w:t>
      </w:r>
      <w:r w:rsidRPr="00F54A64">
        <w:rPr>
          <w:u w:val="single"/>
        </w:rPr>
        <w:t>red diode laser</w:t>
      </w:r>
      <w:r w:rsidRPr="00F54A64">
        <w:t xml:space="preserve"> strikes the grating and forms a pattern on the </w:t>
      </w:r>
      <w:r w:rsidRPr="00F54A64">
        <w:rPr>
          <w:u w:val="single"/>
        </w:rPr>
        <w:t>screen</w:t>
      </w:r>
      <w:r w:rsidRPr="00F54A64">
        <w:t>.  Make sure that the central maximum and the two first-order maxima are all visible on the screen simultaneously.</w:t>
      </w:r>
    </w:p>
    <w:p w14:paraId="16668B44" w14:textId="54649362" w:rsidR="00F54A64" w:rsidRPr="00F54A64" w:rsidRDefault="00F54A64" w:rsidP="00F54A64">
      <w:pPr>
        <w:pStyle w:val="Warning"/>
        <w:ind w:left="720"/>
      </w:pPr>
      <w:r>
        <w:t xml:space="preserve">Warning: </w:t>
      </w:r>
      <w:r w:rsidRPr="00F54A64">
        <w:t>Make sure the laser light is incident on a screen.  Never look directly though the diffraction grating when you are using the laser.</w:t>
      </w:r>
    </w:p>
    <w:p w14:paraId="76F97F80" w14:textId="77777777" w:rsidR="00F54A64" w:rsidRPr="00F54A64" w:rsidRDefault="00F54A64" w:rsidP="00F54A64">
      <w:pPr>
        <w:pStyle w:val="NormalCompact"/>
      </w:pPr>
    </w:p>
    <w:p w14:paraId="3B8B5555" w14:textId="77777777" w:rsidR="00F54A64" w:rsidRDefault="00F54A64" w:rsidP="00F54A64">
      <w:pPr>
        <w:ind w:left="1260" w:hanging="1260"/>
      </w:pPr>
      <w:r w:rsidRPr="00F54A64">
        <w:rPr>
          <w:b/>
        </w:rPr>
        <w:t>Observation:</w:t>
      </w:r>
      <w:r w:rsidRPr="00F54A64">
        <w:rPr>
          <w:b/>
        </w:rPr>
        <w:tab/>
      </w:r>
      <w:r w:rsidRPr="00F54A64">
        <w:rPr>
          <w:u w:val="single"/>
        </w:rPr>
        <w:t>Sketch</w:t>
      </w:r>
      <w:r w:rsidRPr="00F54A64">
        <w:t xml:space="preserve"> and </w:t>
      </w:r>
      <w:r w:rsidRPr="00F54A64">
        <w:rPr>
          <w:u w:val="single"/>
        </w:rPr>
        <w:t>describe</w:t>
      </w:r>
      <w:r w:rsidRPr="00F54A64">
        <w:t xml:space="preserve"> the pattern that forms.  What happens to the pattern if you </w:t>
      </w:r>
      <w:r w:rsidRPr="00F54A64">
        <w:rPr>
          <w:u w:val="single"/>
        </w:rPr>
        <w:t>rotate</w:t>
      </w:r>
      <w:r w:rsidRPr="00F54A64">
        <w:t xml:space="preserve"> the diffraction grating by 90°?  By 180°?</w:t>
      </w:r>
    </w:p>
    <w:p w14:paraId="1726BCAA" w14:textId="495D19D3" w:rsidR="00F54A64" w:rsidRPr="00F54A64" w:rsidRDefault="00F54A64" w:rsidP="00F54A64">
      <w:pPr>
        <w:ind w:left="1260" w:hanging="1260"/>
      </w:pPr>
      <w:r>
        <w:tab/>
      </w:r>
      <w:r>
        <w:tab/>
      </w:r>
      <w:r w:rsidRPr="00F54A64">
        <w:rPr>
          <w:i/>
        </w:rPr>
        <w:t>Be sure to move the position of screen so that you can observe both the center and the first-order diffraction maxima.</w:t>
      </w:r>
    </w:p>
    <w:p w14:paraId="44208825" w14:textId="77777777" w:rsidR="00F54A64" w:rsidRPr="00F54A64" w:rsidRDefault="00F54A64" w:rsidP="00D94587">
      <w:pPr>
        <w:pStyle w:val="NormalCompact"/>
      </w:pPr>
    </w:p>
    <w:p w14:paraId="2F13CABC" w14:textId="77777777" w:rsidR="00F54A64" w:rsidRPr="00F54A64" w:rsidRDefault="00F54A64" w:rsidP="00F54A64">
      <w:pPr>
        <w:rPr>
          <w:i/>
        </w:rPr>
      </w:pPr>
      <w:r w:rsidRPr="00F54A64">
        <w:t xml:space="preserve">The central maximum is where we set </w:t>
      </w:r>
      <w:r w:rsidRPr="00F54A64">
        <w:rPr>
          <w:i/>
        </w:rPr>
        <w:t xml:space="preserve">θ </w:t>
      </w:r>
      <w:r w:rsidRPr="00F54A64">
        <w:t>= 0 by definition.</w:t>
      </w:r>
    </w:p>
    <w:p w14:paraId="2555593A" w14:textId="77777777" w:rsidR="00F54A64" w:rsidRPr="00F54A64" w:rsidRDefault="00F54A64" w:rsidP="00D94587">
      <w:pPr>
        <w:ind w:left="1080" w:hanging="1080"/>
      </w:pPr>
      <w:r w:rsidRPr="00F54A64">
        <w:rPr>
          <w:b/>
        </w:rPr>
        <w:t>Measure:</w:t>
      </w:r>
      <w:r w:rsidRPr="00F54A64">
        <w:rPr>
          <w:b/>
        </w:rPr>
        <w:tab/>
      </w:r>
      <w:r w:rsidRPr="00F54A64">
        <w:t xml:space="preserve">Determine the </w:t>
      </w:r>
      <w:r w:rsidRPr="00F54A64">
        <w:rPr>
          <w:u w:val="single"/>
        </w:rPr>
        <w:t>angles</w:t>
      </w:r>
      <w:r w:rsidRPr="00F54A64">
        <w:t xml:space="preserve"> of the two </w:t>
      </w:r>
      <w:r w:rsidRPr="00F54A64">
        <w:rPr>
          <w:u w:val="single"/>
        </w:rPr>
        <w:t>first-order maxima</w:t>
      </w:r>
      <w:r w:rsidRPr="00F54A64">
        <w:t xml:space="preserve"> (one to the right and one to the left of the central maximum).</w:t>
      </w:r>
    </w:p>
    <w:p w14:paraId="564CD21F" w14:textId="77777777" w:rsidR="00F54A64" w:rsidRPr="00F54A64" w:rsidRDefault="00F54A64" w:rsidP="00D94587">
      <w:pPr>
        <w:pStyle w:val="Aside"/>
        <w:ind w:left="1080" w:hanging="1080"/>
      </w:pPr>
      <w:r w:rsidRPr="00F54A64">
        <w:tab/>
      </w:r>
      <w:r w:rsidRPr="00F54A64">
        <w:tab/>
        <w:t>Reminder: As always, be sure to include a detailed description of any errors or uncertainties.</w:t>
      </w:r>
    </w:p>
    <w:p w14:paraId="5C25D71C" w14:textId="77777777" w:rsidR="00F54A64" w:rsidRPr="00F54A64" w:rsidRDefault="00F54A64" w:rsidP="00D94587">
      <w:pPr>
        <w:pStyle w:val="Aside"/>
        <w:ind w:left="1080" w:hanging="1080"/>
      </w:pPr>
      <w:r w:rsidRPr="00F54A64">
        <w:tab/>
      </w:r>
      <w:r w:rsidRPr="00F54A64">
        <w:tab/>
        <w:t>Warning!  The small-angle approximation is not appropriate for this setup.</w:t>
      </w:r>
    </w:p>
    <w:p w14:paraId="32BA43EF" w14:textId="77777777" w:rsidR="00F54A64" w:rsidRPr="00F54A64" w:rsidRDefault="00F54A64" w:rsidP="00D94587">
      <w:pPr>
        <w:pStyle w:val="NormalCompact"/>
      </w:pPr>
    </w:p>
    <w:p w14:paraId="2ECCFDD8" w14:textId="77777777" w:rsidR="00F54A64" w:rsidRPr="00F54A64" w:rsidRDefault="00F54A64" w:rsidP="00D94587">
      <w:pPr>
        <w:ind w:left="1080" w:hanging="1080"/>
      </w:pPr>
      <w:r w:rsidRPr="00F54A64">
        <w:rPr>
          <w:b/>
        </w:rPr>
        <w:t>Analysis:</w:t>
      </w:r>
      <w:r w:rsidRPr="00F54A64">
        <w:rPr>
          <w:b/>
        </w:rPr>
        <w:tab/>
      </w:r>
      <w:r w:rsidRPr="00F54A64">
        <w:t xml:space="preserve">Using the known wavelength of the red diode laser (634.6 nm) and your measurements to estimate the </w:t>
      </w:r>
      <w:r w:rsidRPr="00F54A64">
        <w:rPr>
          <w:u w:val="single"/>
        </w:rPr>
        <w:t>slit density</w:t>
      </w:r>
      <w:r w:rsidRPr="00F54A64">
        <w:t xml:space="preserve"> of the diffraction grating (the number of slits-per-unit length).  You should get around 5000 slits/cm.</w:t>
      </w:r>
    </w:p>
    <w:p w14:paraId="09330F07" w14:textId="77777777" w:rsidR="00F54A64" w:rsidRPr="00F54A64" w:rsidRDefault="00F54A64" w:rsidP="00D94587">
      <w:pPr>
        <w:pStyle w:val="Aside"/>
        <w:ind w:left="1080"/>
      </w:pPr>
      <w:r w:rsidRPr="00F54A64">
        <w:t>This is mainly a side calculation - while you can use it in later parts as an intermediate step, you can get away with all other calculations in this part by using the results from Pre1.  Solutions are available on the website.</w:t>
      </w:r>
    </w:p>
    <w:p w14:paraId="06D444EE" w14:textId="77777777" w:rsidR="00F54A64" w:rsidRPr="00F54A64" w:rsidRDefault="00F54A64" w:rsidP="00D94587">
      <w:pPr>
        <w:pStyle w:val="NormalCompact"/>
      </w:pPr>
    </w:p>
    <w:p w14:paraId="18651995" w14:textId="77777777" w:rsidR="00F54A64" w:rsidRPr="00F54A64" w:rsidRDefault="00F54A64" w:rsidP="00D94587">
      <w:pPr>
        <w:ind w:left="1080" w:hanging="1080"/>
      </w:pPr>
      <w:r w:rsidRPr="00F54A64">
        <w:rPr>
          <w:b/>
        </w:rPr>
        <w:t>Measure:</w:t>
      </w:r>
      <w:r w:rsidRPr="00F54A64">
        <w:rPr>
          <w:b/>
        </w:rPr>
        <w:tab/>
      </w:r>
      <w:r w:rsidRPr="00F54A64">
        <w:t xml:space="preserve">Measure the </w:t>
      </w:r>
      <w:r w:rsidRPr="00F54A64">
        <w:rPr>
          <w:u w:val="single"/>
        </w:rPr>
        <w:t>angles</w:t>
      </w:r>
      <w:r w:rsidRPr="00F54A64">
        <w:t xml:space="preserve"> of any </w:t>
      </w:r>
      <w:r w:rsidRPr="00F54A64">
        <w:rPr>
          <w:u w:val="single"/>
        </w:rPr>
        <w:t>higher order maxima</w:t>
      </w:r>
      <w:r w:rsidRPr="00F54A64">
        <w:t xml:space="preserve"> that are observable.</w:t>
      </w:r>
    </w:p>
    <w:p w14:paraId="799328AA" w14:textId="77777777" w:rsidR="00F54A64" w:rsidRPr="00F54A64" w:rsidRDefault="00F54A64" w:rsidP="00D94587">
      <w:pPr>
        <w:pStyle w:val="Aside"/>
        <w:ind w:left="1080"/>
      </w:pPr>
      <w:r w:rsidRPr="00F54A64">
        <w:t xml:space="preserve">Note: Second-order maxima should exist.  It is up to you to determine if third-order or higher maxima exist.  Some of the higher-order maxima will be at angles too extreme to measure with the screen still mounted in an optical bench stand, so you may need to move the screen off the bench.  If you do so you will need to </w:t>
      </w:r>
      <w:r w:rsidRPr="00F54A64">
        <w:rPr>
          <w:b/>
        </w:rPr>
        <w:t>devise and describe</w:t>
      </w:r>
      <w:r w:rsidRPr="00F54A64">
        <w:t xml:space="preserve"> a way of accurately measuring distances and/or angles.</w:t>
      </w:r>
    </w:p>
    <w:p w14:paraId="32FBD07D" w14:textId="77777777" w:rsidR="00CA06CC" w:rsidRPr="00CA06CC" w:rsidRDefault="00CA06CC" w:rsidP="00311D96">
      <w:pPr>
        <w:pStyle w:val="NormalCompact"/>
      </w:pPr>
    </w:p>
    <w:p w14:paraId="3FF77DE9" w14:textId="77777777" w:rsidR="00BC0BF4" w:rsidRPr="0077181C" w:rsidRDefault="00BC0BF4" w:rsidP="00BC0BF4">
      <w:pPr>
        <w:pStyle w:val="Checkpoint"/>
      </w:pPr>
      <w:r>
        <w:t>Experiment 1 Checkpoint</w:t>
      </w:r>
    </w:p>
    <w:p w14:paraId="14A61D14" w14:textId="77777777" w:rsidR="00BC0BF4" w:rsidRPr="00E852B7" w:rsidRDefault="00BC0BF4" w:rsidP="00BC0BF4">
      <w:pPr>
        <w:pStyle w:val="Checkpoint"/>
      </w:pPr>
      <w:r w:rsidRPr="00E852B7">
        <w:t>Call the instructor over to discuss Experiment 1 at this point before moving on.</w:t>
      </w:r>
    </w:p>
    <w:p w14:paraId="7C0E0502" w14:textId="0FE1C80D" w:rsidR="00CA06CC" w:rsidRDefault="00CA06CC" w:rsidP="00451B31">
      <w:pPr>
        <w:jc w:val="right"/>
      </w:pPr>
      <w:r w:rsidRPr="00CA06CC">
        <w:sym w:font="Symbol" w:char="F0D1"/>
      </w:r>
    </w:p>
    <w:p w14:paraId="055FB63A" w14:textId="77777777" w:rsidR="00D94587" w:rsidRDefault="00D94587">
      <w:pPr>
        <w:tabs>
          <w:tab w:val="clear" w:pos="360"/>
        </w:tabs>
        <w:spacing w:after="0"/>
        <w:jc w:val="left"/>
      </w:pPr>
      <w:r>
        <w:rPr>
          <w:b/>
        </w:rPr>
        <w:br w:type="page"/>
      </w:r>
    </w:p>
    <w:p w14:paraId="107CA2CB" w14:textId="56AEE972" w:rsidR="00451B31" w:rsidRPr="00451B31" w:rsidRDefault="00451B31" w:rsidP="00451B31">
      <w:pPr>
        <w:pStyle w:val="Heading3"/>
      </w:pPr>
      <w:r w:rsidRPr="00451B31">
        <w:lastRenderedPageBreak/>
        <w:t xml:space="preserve">Experiment 2 </w:t>
      </w:r>
      <w:r w:rsidR="000E71A0">
        <w:t>–</w:t>
      </w:r>
      <w:r w:rsidRPr="00451B31">
        <w:t xml:space="preserve"> </w:t>
      </w:r>
      <w:r w:rsidR="000E71A0">
        <w:t>The Spectrum of the LEDs</w:t>
      </w:r>
    </w:p>
    <w:p w14:paraId="15552039" w14:textId="77777777" w:rsidR="000E71A0" w:rsidRPr="000E71A0" w:rsidRDefault="000E71A0" w:rsidP="000E71A0">
      <w:r w:rsidRPr="000E71A0">
        <w:t>Now we will use the diffraction grating to create a spectrometer and use the spectrometer to study the spectrum of our LEDs.</w:t>
      </w:r>
    </w:p>
    <w:p w14:paraId="479FEBE3" w14:textId="77777777" w:rsidR="000E71A0" w:rsidRPr="000E71A0" w:rsidRDefault="000E71A0" w:rsidP="000E71A0">
      <w:pPr>
        <w:pStyle w:val="NormalCompact"/>
      </w:pPr>
    </w:p>
    <w:p w14:paraId="751E151C" w14:textId="77777777" w:rsidR="000E71A0" w:rsidRPr="000E71A0" w:rsidRDefault="000E71A0" w:rsidP="000E71A0">
      <w:pPr>
        <w:ind w:left="720" w:hanging="720"/>
      </w:pPr>
      <w:r w:rsidRPr="000E71A0">
        <w:rPr>
          <w:b/>
        </w:rPr>
        <w:t>Setup:</w:t>
      </w:r>
      <w:r w:rsidRPr="000E71A0">
        <w:rPr>
          <w:b/>
        </w:rPr>
        <w:tab/>
      </w:r>
      <w:r w:rsidRPr="000E71A0">
        <w:t>Start by setting up the spectrometer so you can observe the Red LED.  There is a clamp at the table that can be used to hold the LED behind the opening in the spectrometer scale.</w:t>
      </w:r>
    </w:p>
    <w:p w14:paraId="1E1CC79D" w14:textId="78DB83DA" w:rsidR="000E71A0" w:rsidRPr="000E71A0" w:rsidRDefault="000E71A0" w:rsidP="000E71A0">
      <w:pPr>
        <w:ind w:left="720" w:hanging="720"/>
      </w:pPr>
      <w:r>
        <w:tab/>
      </w:r>
      <w:r>
        <w:tab/>
      </w:r>
      <w:r w:rsidRPr="000E71A0">
        <w:t>See Figure 2 for a diagram of the spectrometer setup.  Make sure the spectrometer scale is perpendicular to the optic axis.</w:t>
      </w:r>
    </w:p>
    <w:p w14:paraId="51229000" w14:textId="185E36F0" w:rsidR="000E71A0" w:rsidRPr="000E71A0" w:rsidRDefault="000E71A0" w:rsidP="000E71A0">
      <w:pPr>
        <w:pStyle w:val="Aside"/>
        <w:ind w:left="720"/>
      </w:pPr>
      <w:r>
        <w:t xml:space="preserve">Note:  </w:t>
      </w:r>
      <w:r w:rsidRPr="000E71A0">
        <w:t xml:space="preserve">Keep the power of the LED </w:t>
      </w:r>
      <w:r w:rsidRPr="000E71A0">
        <w:rPr>
          <w:b/>
        </w:rPr>
        <w:t>below L020</w:t>
      </w:r>
      <w:r w:rsidRPr="000E71A0">
        <w:t>.  Above this the LEDs tend to get painfully bright.  Take care to adjust the brightness level down to a comfortable viewing level.</w:t>
      </w:r>
    </w:p>
    <w:p w14:paraId="35FB3228" w14:textId="77777777" w:rsidR="000E71A0" w:rsidRPr="000E71A0" w:rsidRDefault="000E71A0" w:rsidP="000E71A0">
      <w:pPr>
        <w:pStyle w:val="NormalCompact"/>
      </w:pPr>
    </w:p>
    <w:p w14:paraId="00C0006D" w14:textId="77777777" w:rsidR="000E71A0" w:rsidRPr="000E71A0" w:rsidRDefault="000E71A0" w:rsidP="000E71A0">
      <w:pPr>
        <w:ind w:left="1260" w:hanging="1260"/>
      </w:pPr>
      <w:r w:rsidRPr="000E71A0">
        <w:rPr>
          <w:b/>
        </w:rPr>
        <w:t>Observation:</w:t>
      </w:r>
      <w:r w:rsidRPr="000E71A0">
        <w:rPr>
          <w:b/>
        </w:rPr>
        <w:tab/>
      </w:r>
      <w:r w:rsidRPr="000E71A0">
        <w:t>Look through the grating and sketch and describe the full pattern you see on the spectrometer scale.  Be sure to look on both sides of the central opening and at extreme angles.</w:t>
      </w:r>
    </w:p>
    <w:p w14:paraId="60DD0B8B" w14:textId="5166DB44" w:rsidR="000E71A0" w:rsidRPr="000E71A0" w:rsidRDefault="000E71A0" w:rsidP="000E71A0">
      <w:pPr>
        <w:pStyle w:val="Aside"/>
        <w:ind w:left="1260"/>
      </w:pPr>
      <w:r w:rsidRPr="000E71A0">
        <w:t>Note: You should be able to observe more than one set of intensity maxima on either side.</w:t>
      </w:r>
    </w:p>
    <w:p w14:paraId="1B10CB4F" w14:textId="77777777" w:rsidR="000E71A0" w:rsidRPr="000E71A0" w:rsidRDefault="000E71A0" w:rsidP="000E71A0">
      <w:pPr>
        <w:pStyle w:val="NormalCompact"/>
      </w:pPr>
    </w:p>
    <w:p w14:paraId="6E5465A5" w14:textId="77777777" w:rsidR="000E71A0" w:rsidRPr="000E71A0" w:rsidRDefault="000E71A0" w:rsidP="000E71A0">
      <w:pPr>
        <w:ind w:left="720" w:hanging="720"/>
      </w:pPr>
      <w:r w:rsidRPr="000E71A0">
        <w:rPr>
          <w:b/>
        </w:rPr>
        <w:t>Setup:</w:t>
      </w:r>
      <w:r w:rsidRPr="000E71A0">
        <w:rPr>
          <w:b/>
        </w:rPr>
        <w:tab/>
      </w:r>
      <w:r w:rsidRPr="000E71A0">
        <w:t>Find a comfortable separation distance between the diffraction grating and the spectrometer scale.  Record this separation.</w:t>
      </w:r>
    </w:p>
    <w:p w14:paraId="36CC63E0" w14:textId="77777777" w:rsidR="000E71A0" w:rsidRPr="000E71A0" w:rsidRDefault="000E71A0" w:rsidP="000E71A0">
      <w:pPr>
        <w:pStyle w:val="Aside"/>
        <w:tabs>
          <w:tab w:val="clear" w:pos="360"/>
        </w:tabs>
        <w:ind w:left="720" w:hanging="720"/>
      </w:pPr>
      <w:r w:rsidRPr="000E71A0">
        <w:tab/>
        <w:t>This distance is your judgement call!  We will be taking data on spectral lines so you want to be able to easily and accurately find and measure distances.  This is a balance between having to look at extreme angles and having the spectrum be spread out enough so that your distance measurements can resolve features like the thickness of the observed bands.</w:t>
      </w:r>
    </w:p>
    <w:p w14:paraId="5A2068CE" w14:textId="20FC4785" w:rsidR="000E71A0" w:rsidRPr="000E71A0" w:rsidRDefault="000E71A0" w:rsidP="000E71A0">
      <w:pPr>
        <w:rPr>
          <w:i/>
        </w:rPr>
      </w:pPr>
    </w:p>
    <w:p w14:paraId="28619E46" w14:textId="77777777" w:rsidR="000E71A0" w:rsidRPr="000E71A0" w:rsidRDefault="000E71A0" w:rsidP="000E71A0">
      <w:pPr>
        <w:ind w:left="1620" w:hanging="1620"/>
      </w:pPr>
      <w:r w:rsidRPr="000E71A0">
        <w:rPr>
          <w:b/>
        </w:rPr>
        <w:t>Data Collection:</w:t>
      </w:r>
      <w:r w:rsidRPr="000E71A0">
        <w:rPr>
          <w:b/>
        </w:rPr>
        <w:tab/>
      </w:r>
      <w:r w:rsidRPr="000E71A0">
        <w:t>Use the sliders on the spectrometer scale to determine the angle between the central maximum and the near and far edges for the first intensity maxima on either side of the central maximum.</w:t>
      </w:r>
    </w:p>
    <w:p w14:paraId="4401AB70" w14:textId="390978D7" w:rsidR="000E71A0" w:rsidRPr="000E71A0" w:rsidRDefault="000E71A0" w:rsidP="000E71A0">
      <w:pPr>
        <w:pStyle w:val="Aside"/>
        <w:ind w:left="1620"/>
      </w:pPr>
      <w:r w:rsidRPr="000E71A0">
        <w:t>Note: The intensity doesn’t just sharply cut off at a given wavelength</w:t>
      </w:r>
      <w:r>
        <w:t xml:space="preserve"> as shown in Figure 4 below</w:t>
      </w:r>
      <w:r w:rsidRPr="000E71A0">
        <w:t xml:space="preserve">.  You will need to make a judgement call on what you consider the “edges of the pattern”.  Be sure to </w:t>
      </w:r>
      <w:r w:rsidRPr="000E71A0">
        <w:rPr>
          <w:b/>
        </w:rPr>
        <w:t>describe</w:t>
      </w:r>
      <w:r w:rsidRPr="000E71A0">
        <w:t xml:space="preserve"> the criteria you are using and how you are making this judgement call.  You should also be sure to make repeat measurements so that you can get usable statistics.</w:t>
      </w:r>
    </w:p>
    <w:p w14:paraId="0F1AB085" w14:textId="77777777" w:rsidR="000E71A0" w:rsidRDefault="000E71A0" w:rsidP="000E71A0">
      <w:pPr>
        <w:pStyle w:val="Aside"/>
        <w:ind w:left="1620"/>
      </w:pPr>
      <w:r w:rsidRPr="000E71A0">
        <w:t xml:space="preserve">Note: If your measurements for distance on either side of the central maximum are consistently different, </w:t>
      </w:r>
      <w:proofErr w:type="gramStart"/>
      <w:r w:rsidRPr="000E71A0">
        <w:t>your</w:t>
      </w:r>
      <w:proofErr w:type="gramEnd"/>
      <w:r w:rsidRPr="000E71A0">
        <w:t xml:space="preserve"> grating or the spectrometer scale may have been knocked out of alignment.</w:t>
      </w:r>
    </w:p>
    <w:p w14:paraId="0950836D" w14:textId="70CE925C" w:rsidR="000E71A0" w:rsidRDefault="000E71A0" w:rsidP="000E71A0">
      <w:pPr>
        <w:spacing w:after="0"/>
        <w:jc w:val="center"/>
        <w:rPr>
          <w:i/>
        </w:rPr>
      </w:pPr>
      <w:r w:rsidRPr="000E71A0">
        <w:rPr>
          <w:b/>
          <w:noProof/>
        </w:rPr>
        <w:drawing>
          <wp:inline distT="0" distB="0" distL="0" distR="0" wp14:anchorId="6F63BEBC" wp14:editId="2232C016">
            <wp:extent cx="3108960" cy="978408"/>
            <wp:effectExtent l="0" t="0" r="0" b="12700"/>
            <wp:docPr id="7" name="Picture 7" descr="A long rectangle is labeled &quot;Spectrometer scale&quot;.  In the middle is a vertical line labeled &quot;Slit&quot;.  Symmetrically on either side is a wide band of bright red which is fuzzy and fades to white at their ends.  On the band on the right, a thin rectangle with a notch in the bottom is over the left edge of the red band.  This rectangle is labeled &quot;Slider&quot;.  The ends of the bands on the right are labeled &quot;Far Edge&quot; on the left and &quot;Near Edge&quot; on the right with double-slided arrows pointing from them to the slit in the center of the sca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8960" cy="978408"/>
                    </a:xfrm>
                    <a:prstGeom prst="rect">
                      <a:avLst/>
                    </a:prstGeom>
                  </pic:spPr>
                </pic:pic>
              </a:graphicData>
            </a:graphic>
          </wp:inline>
        </w:drawing>
      </w:r>
    </w:p>
    <w:p w14:paraId="0DF2A713" w14:textId="53F2357E" w:rsidR="000E71A0" w:rsidRPr="000E71A0" w:rsidRDefault="000E71A0" w:rsidP="00A5619F">
      <w:pPr>
        <w:pStyle w:val="Caption"/>
        <w:jc w:val="center"/>
      </w:pPr>
      <w:r>
        <w:t xml:space="preserve">Figure 4. Finding the “edges” of the LED diffraction </w:t>
      </w:r>
      <w:proofErr w:type="spellStart"/>
      <w:r>
        <w:t>patern</w:t>
      </w:r>
      <w:proofErr w:type="spellEnd"/>
      <w:r>
        <w:t xml:space="preserve"> on the spectrometer scale.</w:t>
      </w:r>
    </w:p>
    <w:p w14:paraId="310045B1" w14:textId="77777777" w:rsidR="000E71A0" w:rsidRPr="000E71A0" w:rsidRDefault="000E71A0" w:rsidP="00A5619F">
      <w:pPr>
        <w:ind w:left="900" w:hanging="900"/>
      </w:pPr>
      <w:r w:rsidRPr="000E71A0">
        <w:rPr>
          <w:b/>
        </w:rPr>
        <w:t>Analysis:</w:t>
      </w:r>
      <w:r w:rsidRPr="000E71A0">
        <w:rPr>
          <w:b/>
        </w:rPr>
        <w:tab/>
      </w:r>
      <w:r w:rsidRPr="000E71A0">
        <w:t xml:space="preserve">Use your results to determine the </w:t>
      </w:r>
      <w:r w:rsidRPr="00A5619F">
        <w:t>wavelength range</w:t>
      </w:r>
      <w:r w:rsidRPr="000E71A0">
        <w:t xml:space="preserve"> for the red LED.</w:t>
      </w:r>
    </w:p>
    <w:p w14:paraId="727E5D35" w14:textId="77777777" w:rsidR="000E71A0" w:rsidRPr="000E71A0" w:rsidRDefault="000E71A0" w:rsidP="00A5619F">
      <w:pPr>
        <w:pStyle w:val="NormalCompact"/>
      </w:pPr>
    </w:p>
    <w:p w14:paraId="74CAA626" w14:textId="77777777" w:rsidR="000E71A0" w:rsidRDefault="000E71A0" w:rsidP="00A5619F">
      <w:pPr>
        <w:ind w:left="2700" w:hanging="2700"/>
      </w:pPr>
      <w:r w:rsidRPr="000E71A0">
        <w:rPr>
          <w:b/>
        </w:rPr>
        <w:t>Data Collection and Analysis:</w:t>
      </w:r>
      <w:r w:rsidRPr="000E71A0">
        <w:rPr>
          <w:b/>
        </w:rPr>
        <w:tab/>
      </w:r>
      <w:r w:rsidRPr="000E71A0">
        <w:t>Repeat the above steps to find the edges of the green and blue LED spectra.  Again, make sure to keep the power level of the LED low enough to be comfortable.</w:t>
      </w:r>
    </w:p>
    <w:p w14:paraId="0CD506F3" w14:textId="77777777" w:rsidR="00A5619F" w:rsidRPr="00CA06CC" w:rsidRDefault="00A5619F" w:rsidP="00A5619F">
      <w:pPr>
        <w:pStyle w:val="NormalCompact"/>
      </w:pPr>
    </w:p>
    <w:p w14:paraId="63784AB4" w14:textId="4FD90719" w:rsidR="00A5619F" w:rsidRPr="0077181C" w:rsidRDefault="00A5619F" w:rsidP="00A5619F">
      <w:pPr>
        <w:pStyle w:val="Checkpoint"/>
      </w:pPr>
      <w:r>
        <w:t>Experiment 2 Checkpoint</w:t>
      </w:r>
    </w:p>
    <w:p w14:paraId="18D6BE99" w14:textId="53F368F4" w:rsidR="00A5619F" w:rsidRPr="00E852B7" w:rsidRDefault="00A5619F" w:rsidP="00A5619F">
      <w:pPr>
        <w:pStyle w:val="Checkpoint"/>
      </w:pPr>
      <w:r w:rsidRPr="00E852B7">
        <w:t xml:space="preserve">Call the instructor over to discuss Experiment </w:t>
      </w:r>
      <w:del w:id="13" w:author="Daniel Barsky" w:date="2022-10-13T16:25:00Z">
        <w:r w:rsidRPr="00E852B7" w:rsidDel="009E5326">
          <w:delText xml:space="preserve">1 </w:delText>
        </w:r>
      </w:del>
      <w:ins w:id="14" w:author="Daniel Barsky" w:date="2022-10-13T16:25:00Z">
        <w:r w:rsidR="009E5326">
          <w:t>2</w:t>
        </w:r>
        <w:r w:rsidR="009E5326" w:rsidRPr="00E852B7">
          <w:t xml:space="preserve"> </w:t>
        </w:r>
      </w:ins>
      <w:r w:rsidRPr="00E852B7">
        <w:t>at this point before moving on.</w:t>
      </w:r>
    </w:p>
    <w:p w14:paraId="015AB9F2" w14:textId="77777777" w:rsidR="00A5619F" w:rsidRDefault="00A5619F" w:rsidP="00A5619F">
      <w:pPr>
        <w:jc w:val="right"/>
      </w:pPr>
      <w:r w:rsidRPr="00CA06CC">
        <w:sym w:font="Symbol" w:char="F0D1"/>
      </w:r>
    </w:p>
    <w:p w14:paraId="0BAC645E" w14:textId="11A0DB14" w:rsidR="00A5619F" w:rsidRPr="00A5619F" w:rsidRDefault="00A5619F" w:rsidP="00A5619F">
      <w:pPr>
        <w:pStyle w:val="Heading3"/>
      </w:pPr>
      <w:r w:rsidRPr="00451B31">
        <w:lastRenderedPageBreak/>
        <w:t xml:space="preserve">Experiment </w:t>
      </w:r>
      <w:r>
        <w:t>3</w:t>
      </w:r>
      <w:r w:rsidRPr="00451B31">
        <w:t xml:space="preserve"> </w:t>
      </w:r>
      <w:r>
        <w:t>–</w:t>
      </w:r>
      <w:r w:rsidRPr="00451B31">
        <w:t xml:space="preserve"> </w:t>
      </w:r>
      <w:r>
        <w:t xml:space="preserve">Measuring </w:t>
      </w:r>
      <w:r>
        <w:rPr>
          <w:i/>
        </w:rPr>
        <w:t>h</w:t>
      </w:r>
      <w:r>
        <w:t xml:space="preserve"> and </w:t>
      </w:r>
      <w:r>
        <w:rPr>
          <w:i/>
        </w:rPr>
        <w:t xml:space="preserve">ϕ </w:t>
      </w:r>
      <w:r>
        <w:t>with LEDs</w:t>
      </w:r>
    </w:p>
    <w:p w14:paraId="263F5E70" w14:textId="77777777" w:rsidR="003B05B6" w:rsidRPr="003B05B6" w:rsidRDefault="003B05B6" w:rsidP="003B05B6">
      <w:r w:rsidRPr="003B05B6">
        <w:t xml:space="preserve">In this experiment we will look at the photoelectric effect and make measurements of Planck’s constant </w:t>
      </w:r>
      <w:r w:rsidRPr="003B05B6">
        <w:rPr>
          <w:i/>
        </w:rPr>
        <w:t>h</w:t>
      </w:r>
      <w:r w:rsidRPr="003B05B6">
        <w:t xml:space="preserve"> and the work function </w:t>
      </w:r>
      <w:r w:rsidRPr="003B05B6">
        <w:rPr>
          <w:i/>
        </w:rPr>
        <w:t xml:space="preserve">ϕ </w:t>
      </w:r>
      <w:r w:rsidRPr="003B05B6">
        <w:t>of the semiconductor in the phototube.</w:t>
      </w:r>
    </w:p>
    <w:p w14:paraId="49911D53" w14:textId="77777777" w:rsidR="003B05B6" w:rsidRPr="003B05B6" w:rsidRDefault="003B05B6" w:rsidP="003B05B6">
      <w:pPr>
        <w:pStyle w:val="NormalCompact"/>
      </w:pPr>
    </w:p>
    <w:p w14:paraId="5F1EC833" w14:textId="77777777" w:rsidR="003B05B6" w:rsidRPr="003B05B6" w:rsidRDefault="003B05B6" w:rsidP="003B05B6">
      <w:pPr>
        <w:pStyle w:val="Heading4"/>
      </w:pPr>
      <w:r w:rsidRPr="003B05B6">
        <w:t>3.1 - Finding Stopping Voltages</w:t>
      </w:r>
    </w:p>
    <w:p w14:paraId="3AF33E92" w14:textId="77777777" w:rsidR="003B05B6" w:rsidRPr="003B05B6" w:rsidRDefault="003B05B6" w:rsidP="003B05B6">
      <w:pPr>
        <w:ind w:left="720" w:hanging="720"/>
        <w:rPr>
          <w:i/>
        </w:rPr>
      </w:pPr>
      <w:r w:rsidRPr="003B05B6">
        <w:rPr>
          <w:b/>
        </w:rPr>
        <w:t>Setup:</w:t>
      </w:r>
      <w:r w:rsidRPr="003B05B6">
        <w:rPr>
          <w:b/>
        </w:rPr>
        <w:tab/>
      </w:r>
      <w:r w:rsidRPr="003B05B6">
        <w:rPr>
          <w:i/>
        </w:rPr>
        <w:t>Use the setup described in the section “The Photoelectric Effect Setup”.</w:t>
      </w:r>
    </w:p>
    <w:p w14:paraId="20B42C0D" w14:textId="77777777" w:rsidR="003B05B6" w:rsidRPr="003B05B6" w:rsidRDefault="003B05B6" w:rsidP="003B05B6">
      <w:pPr>
        <w:pStyle w:val="NormalCompact"/>
      </w:pPr>
    </w:p>
    <w:p w14:paraId="3B0AAD5D" w14:textId="77777777" w:rsidR="003B05B6" w:rsidRPr="003B05B6" w:rsidRDefault="003B05B6" w:rsidP="003B05B6">
      <w:r w:rsidRPr="003B05B6">
        <w:t xml:space="preserve">Before carrying out experiments with our setup, it is important to reset potential parasitic currents that may have formed within the circuits.  The </w:t>
      </w:r>
      <w:r w:rsidRPr="003B05B6">
        <w:rPr>
          <w:b/>
          <w:i/>
        </w:rPr>
        <w:t>offset button</w:t>
      </w:r>
      <w:r w:rsidRPr="003B05B6">
        <w:t xml:space="preserve"> turns the LED off and resets the ammeter to zero.  Note that slight variations in the last digit of the anode current readout are caused by small inevitable external disturbances. </w:t>
      </w:r>
    </w:p>
    <w:p w14:paraId="23A99CEF" w14:textId="77777777" w:rsidR="003B05B6" w:rsidRPr="003B05B6" w:rsidRDefault="003B05B6" w:rsidP="003B05B6">
      <w:pPr>
        <w:ind w:left="720" w:hanging="720"/>
      </w:pPr>
      <w:r w:rsidRPr="003B05B6">
        <w:rPr>
          <w:b/>
        </w:rPr>
        <w:t>Setup:</w:t>
      </w:r>
      <w:r w:rsidRPr="003B05B6">
        <w:rPr>
          <w:b/>
        </w:rPr>
        <w:tab/>
      </w:r>
      <w:r w:rsidRPr="003B05B6">
        <w:t xml:space="preserve">Set the anode voltage to </w:t>
      </w:r>
      <w:proofErr w:type="spellStart"/>
      <w:r w:rsidRPr="003B05B6">
        <w:rPr>
          <w:i/>
        </w:rPr>
        <w:t>V</w:t>
      </w:r>
      <w:r w:rsidRPr="003B05B6">
        <w:rPr>
          <w:vertAlign w:val="subscript"/>
        </w:rPr>
        <w:t>a</w:t>
      </w:r>
      <w:proofErr w:type="spellEnd"/>
      <w:r w:rsidRPr="003B05B6">
        <w:t xml:space="preserve"> = 0.0 V and push the offset button (hold for 5 seconds).</w:t>
      </w:r>
    </w:p>
    <w:p w14:paraId="3CF62FA0" w14:textId="77777777" w:rsidR="003B05B6" w:rsidRPr="003B05B6" w:rsidRDefault="003B05B6" w:rsidP="003B05B6">
      <w:pPr>
        <w:pStyle w:val="NormalCompact"/>
      </w:pPr>
    </w:p>
    <w:p w14:paraId="4B8DECCF" w14:textId="77777777" w:rsidR="003B05B6" w:rsidRPr="003B05B6" w:rsidRDefault="003B05B6" w:rsidP="003B05B6">
      <w:r w:rsidRPr="003B05B6">
        <w:t xml:space="preserve">Alright, let’s take some data!  You are going to be sending light from different LEDs into the setup measuring the stopping voltage.  </w:t>
      </w:r>
    </w:p>
    <w:p w14:paraId="1EC29951" w14:textId="77777777" w:rsidR="003B05B6" w:rsidRPr="003B05B6" w:rsidRDefault="003B05B6" w:rsidP="003B05B6">
      <w:pPr>
        <w:ind w:left="720" w:hanging="720"/>
      </w:pPr>
      <w:r w:rsidRPr="003B05B6">
        <w:rPr>
          <w:b/>
        </w:rPr>
        <w:t>Setup:</w:t>
      </w:r>
      <w:r w:rsidRPr="003B05B6">
        <w:rPr>
          <w:b/>
        </w:rPr>
        <w:tab/>
      </w:r>
      <w:r w:rsidRPr="003B05B6">
        <w:t>Start with the blue LED and a fixed power level (do not exceed L040).</w:t>
      </w:r>
    </w:p>
    <w:p w14:paraId="2A808348" w14:textId="77777777" w:rsidR="003B05B6" w:rsidRPr="003B05B6" w:rsidRDefault="003B05B6" w:rsidP="003B05B6">
      <w:pPr>
        <w:pStyle w:val="NormalCompact"/>
      </w:pPr>
    </w:p>
    <w:p w14:paraId="1F39263E" w14:textId="6E7A3AC6" w:rsidR="003B05B6" w:rsidRPr="003B05B6" w:rsidRDefault="003B05B6" w:rsidP="003B05B6">
      <w:r w:rsidRPr="003B05B6">
        <w:t>At zero anode voltage you should find a non-zero reading for the photocurrent due to the emitted photoelectrons striking the anode.  We find the stopping voltage by creating a curve of anode voltage-vs-photocurrent.  A negative anode voltage will slow down the photoelectrons and decrease the photocurrent while a positive anode voltage will attract the photoelectrons and increase the photocurrent.</w:t>
      </w:r>
    </w:p>
    <w:p w14:paraId="6E7CDE21" w14:textId="60835378" w:rsidR="003B05B6" w:rsidRDefault="003B05B6" w:rsidP="003B05B6">
      <w:pPr>
        <w:ind w:left="1440" w:hanging="1440"/>
      </w:pPr>
      <w:r w:rsidRPr="003B05B6">
        <w:rPr>
          <w:b/>
        </w:rPr>
        <w:t xml:space="preserve">Sample Data: </w:t>
      </w:r>
      <w:r w:rsidRPr="003B05B6">
        <w:rPr>
          <w:b/>
        </w:rPr>
        <w:tab/>
      </w:r>
      <w:r>
        <w:t>Sample data is shown in Figure 5 below</w:t>
      </w:r>
      <w:r w:rsidRPr="003B05B6">
        <w:t>.  Note that a reading was taken at 0.80 V, against the recommendations below.  The stopping voltage is identified here to occur at roughly -0.5 V.</w:t>
      </w:r>
    </w:p>
    <w:p w14:paraId="2925FF48" w14:textId="31BF3B15" w:rsidR="003B05B6" w:rsidRDefault="003B05B6" w:rsidP="003B05B6">
      <w:pPr>
        <w:spacing w:after="0"/>
        <w:ind w:left="1440" w:hanging="1440"/>
        <w:jc w:val="center"/>
      </w:pPr>
      <w:r w:rsidRPr="003B05B6">
        <w:rPr>
          <w:b/>
          <w:noProof/>
        </w:rPr>
        <w:drawing>
          <wp:inline distT="0" distB="0" distL="0" distR="0" wp14:anchorId="2A280658" wp14:editId="5C032B51">
            <wp:extent cx="3657600" cy="2295144"/>
            <wp:effectExtent l="0" t="0" r="0" b="0"/>
            <wp:docPr id="9" name="Picture 9" descr="A graph titled &quot;Sample Data of photocurrent (I, in mA) vs. Anode Voltage (V, in mV).  Green LED at L040.&quot;  The anode voltage is on the horizontal axis and the current is on the veritcal axis.  The data point at V = -500 mV is near I = 0 and is labeled &quot;Stopping Voltage&quo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657600" cy="2295144"/>
                    </a:xfrm>
                    <a:prstGeom prst="rect">
                      <a:avLst/>
                    </a:prstGeom>
                  </pic:spPr>
                </pic:pic>
              </a:graphicData>
            </a:graphic>
          </wp:inline>
        </w:drawing>
      </w:r>
    </w:p>
    <w:p w14:paraId="47628E60" w14:textId="34A5BE74" w:rsidR="003B05B6" w:rsidRPr="003B05B6" w:rsidRDefault="003B05B6" w:rsidP="00B35CC8">
      <w:pPr>
        <w:pStyle w:val="Caption"/>
        <w:jc w:val="center"/>
      </w:pPr>
      <w:r>
        <w:t xml:space="preserve">Figure </w:t>
      </w:r>
      <w:proofErr w:type="gramStart"/>
      <w:r>
        <w:t>5.Sample</w:t>
      </w:r>
      <w:proofErr w:type="gramEnd"/>
      <w:r>
        <w:t xml:space="preserve"> data for the Green LED at intensity L040.</w:t>
      </w:r>
    </w:p>
    <w:p w14:paraId="2AFCD26A" w14:textId="77777777" w:rsidR="003B05B6" w:rsidRPr="003B05B6" w:rsidRDefault="003B05B6" w:rsidP="003B05B6">
      <w:pPr>
        <w:ind w:left="1620" w:hanging="1620"/>
      </w:pPr>
      <w:r w:rsidRPr="003B05B6">
        <w:rPr>
          <w:b/>
        </w:rPr>
        <w:t>Data Collection:</w:t>
      </w:r>
      <w:r w:rsidRPr="003B05B6">
        <w:rPr>
          <w:b/>
        </w:rPr>
        <w:tab/>
      </w:r>
      <w:r w:rsidRPr="003B05B6">
        <w:t>Collect data of</w:t>
      </w:r>
      <w:r w:rsidRPr="00F15BF6">
        <w:t xml:space="preserve"> anode voltage vs. photocurrent.  Start your data recording with </w:t>
      </w:r>
      <w:proofErr w:type="spellStart"/>
      <w:r w:rsidRPr="00F15BF6">
        <w:rPr>
          <w:i/>
        </w:rPr>
        <w:t>V</w:t>
      </w:r>
      <w:r w:rsidRPr="00F15BF6">
        <w:rPr>
          <w:vertAlign w:val="subscript"/>
        </w:rPr>
        <w:t>a</w:t>
      </w:r>
      <w:proofErr w:type="spellEnd"/>
      <w:r w:rsidRPr="00F15BF6">
        <w:t xml:space="preserve"> = 0.0 V and then taking the anode voltage </w:t>
      </w:r>
      <w:r w:rsidRPr="00F15BF6">
        <w:rPr>
          <w:i/>
        </w:rPr>
        <w:t>negative</w:t>
      </w:r>
      <w:r w:rsidRPr="00F15BF6">
        <w:t xml:space="preserve">.  After you have gone past the stopping voltage (where the photocurrent is steadily zero), start to take the anode voltage </w:t>
      </w:r>
      <w:r w:rsidRPr="00F15BF6">
        <w:rPr>
          <w:i/>
        </w:rPr>
        <w:t>positive</w:t>
      </w:r>
      <w:r w:rsidRPr="00F15BF6">
        <w:t>.</w:t>
      </w:r>
    </w:p>
    <w:p w14:paraId="402108AC" w14:textId="1E0F14CD" w:rsidR="003B05B6" w:rsidRPr="003B05B6" w:rsidRDefault="003B05B6" w:rsidP="003B05B6">
      <w:pPr>
        <w:pStyle w:val="Aside"/>
        <w:ind w:left="1620" w:hanging="1620"/>
      </w:pPr>
      <w:r>
        <w:tab/>
      </w:r>
      <w:r>
        <w:tab/>
      </w:r>
      <w:r w:rsidRPr="003B05B6">
        <w:t>Note:  As you near zero photocurrent, be sure to reset the offset/null often.  The offset should be held for at least 5 seconds each time.  This allows us to make sure that our readings are accurate/not shifting.</w:t>
      </w:r>
    </w:p>
    <w:p w14:paraId="4E5671FF" w14:textId="439DB93D" w:rsidR="003B05B6" w:rsidRPr="003B05B6" w:rsidRDefault="003B05B6" w:rsidP="003B05B6">
      <w:pPr>
        <w:pStyle w:val="Aside"/>
        <w:ind w:left="1620" w:hanging="1620"/>
      </w:pPr>
      <w:r>
        <w:tab/>
      </w:r>
      <w:r>
        <w:tab/>
      </w:r>
      <w:r w:rsidRPr="003B05B6">
        <w:t xml:space="preserve">Note:  For positive anode voltage you are attracting the photoelectrons to the anode.  </w:t>
      </w:r>
      <w:r w:rsidRPr="003B05B6">
        <w:rPr>
          <w:b/>
        </w:rPr>
        <w:t>Do not exceed +0.5 V</w:t>
      </w:r>
      <w:r w:rsidRPr="003B05B6">
        <w:t xml:space="preserve"> to prevent over-heating the circuit.</w:t>
      </w:r>
    </w:p>
    <w:p w14:paraId="6560105D" w14:textId="14D83EEA" w:rsidR="003B05B6" w:rsidRPr="003B05B6" w:rsidRDefault="003B05B6" w:rsidP="003B05B6">
      <w:pPr>
        <w:pStyle w:val="Aside"/>
        <w:ind w:left="1620" w:hanging="1620"/>
      </w:pPr>
      <w:r>
        <w:tab/>
      </w:r>
      <w:r>
        <w:tab/>
      </w:r>
      <w:r w:rsidRPr="003B05B6">
        <w:t>Reminder:  Turn the LED off when not in use to prevent heating.</w:t>
      </w:r>
    </w:p>
    <w:p w14:paraId="316099A0" w14:textId="77777777" w:rsidR="003B05B6" w:rsidRPr="003B05B6" w:rsidRDefault="003B05B6" w:rsidP="003B05B6">
      <w:pPr>
        <w:pStyle w:val="NormalCompact"/>
      </w:pPr>
    </w:p>
    <w:p w14:paraId="61F260CC" w14:textId="77777777" w:rsidR="003B05B6" w:rsidRPr="003B05B6" w:rsidRDefault="003B05B6" w:rsidP="003B05B6">
      <w:pPr>
        <w:ind w:left="1620" w:hanging="1620"/>
      </w:pPr>
      <w:r w:rsidRPr="003B05B6">
        <w:rPr>
          <w:b/>
        </w:rPr>
        <w:t>Data Collection:</w:t>
      </w:r>
      <w:r w:rsidRPr="003B05B6">
        <w:rPr>
          <w:b/>
        </w:rPr>
        <w:tab/>
      </w:r>
      <w:r w:rsidRPr="003B05B6">
        <w:t>Repeat your data collection for the</w:t>
      </w:r>
      <w:r w:rsidRPr="00F15BF6">
        <w:t xml:space="preserve"> green and red L</w:t>
      </w:r>
      <w:r w:rsidRPr="003B05B6">
        <w:t>EDs.</w:t>
      </w:r>
    </w:p>
    <w:p w14:paraId="2A784B80" w14:textId="77777777" w:rsidR="003B05B6" w:rsidRPr="003B05B6" w:rsidRDefault="003B05B6" w:rsidP="00F15BF6">
      <w:pPr>
        <w:pStyle w:val="NormalCompact"/>
      </w:pPr>
    </w:p>
    <w:p w14:paraId="63F53BB9" w14:textId="77777777" w:rsidR="003B05B6" w:rsidRPr="003B05B6" w:rsidRDefault="003B05B6" w:rsidP="00F15BF6">
      <w:pPr>
        <w:ind w:left="900" w:hanging="900"/>
      </w:pPr>
      <w:r w:rsidRPr="003B05B6">
        <w:rPr>
          <w:b/>
        </w:rPr>
        <w:t>Analysis:</w:t>
      </w:r>
      <w:r w:rsidRPr="003B05B6">
        <w:tab/>
        <w:t xml:space="preserve">First a </w:t>
      </w:r>
      <w:r w:rsidRPr="003B05B6">
        <w:rPr>
          <w:i/>
        </w:rPr>
        <w:t>quick</w:t>
      </w:r>
      <w:r w:rsidRPr="003B05B6">
        <w:t xml:space="preserve"> analysis and estimate.  For each of the LEDs, use your data to roughly determine the </w:t>
      </w:r>
      <w:r w:rsidRPr="003B05B6">
        <w:rPr>
          <w:u w:val="single"/>
        </w:rPr>
        <w:t>stopping voltage</w:t>
      </w:r>
      <w:r w:rsidRPr="003B05B6">
        <w:t xml:space="preserve">.  </w:t>
      </w:r>
      <w:r w:rsidRPr="003B05B6">
        <w:rPr>
          <w:u w:val="single"/>
        </w:rPr>
        <w:t>Plot</w:t>
      </w:r>
      <w:r w:rsidRPr="003B05B6">
        <w:t xml:space="preserve"> of the maximum kinetic energy of emitted photoelectrons (in eV)-vs-wavelength (in nm) and add a </w:t>
      </w:r>
      <w:r w:rsidRPr="003B05B6">
        <w:rPr>
          <w:u w:val="single"/>
        </w:rPr>
        <w:t>linear fit</w:t>
      </w:r>
      <w:r w:rsidRPr="003B05B6">
        <w:t>.</w:t>
      </w:r>
    </w:p>
    <w:p w14:paraId="52011A52" w14:textId="1F40B55F" w:rsidR="003B05B6" w:rsidRPr="003B05B6" w:rsidRDefault="00F15BF6" w:rsidP="00F15BF6">
      <w:pPr>
        <w:pStyle w:val="Aside"/>
        <w:ind w:left="900" w:hanging="900"/>
      </w:pPr>
      <w:r>
        <w:tab/>
      </w:r>
      <w:r>
        <w:tab/>
      </w:r>
      <w:r w:rsidR="003B05B6" w:rsidRPr="003B05B6">
        <w:t>Note: We are not looking for anything sophisticated in the plot or fit, especially since we have just three data points.</w:t>
      </w:r>
    </w:p>
    <w:p w14:paraId="0F5BAE22" w14:textId="77777777" w:rsidR="003B05B6" w:rsidRPr="003B05B6" w:rsidRDefault="003B05B6" w:rsidP="00F15BF6">
      <w:pPr>
        <w:pStyle w:val="NormalCompact"/>
      </w:pPr>
      <w:r w:rsidRPr="003B05B6">
        <w:t>.</w:t>
      </w:r>
    </w:p>
    <w:p w14:paraId="4B3408DF" w14:textId="77777777" w:rsidR="003B05B6" w:rsidRPr="003B05B6" w:rsidRDefault="003B05B6" w:rsidP="00F15BF6">
      <w:pPr>
        <w:ind w:left="900" w:hanging="900"/>
      </w:pPr>
      <w:r w:rsidRPr="003B05B6">
        <w:rPr>
          <w:b/>
        </w:rPr>
        <w:t>Analysis:</w:t>
      </w:r>
      <w:r w:rsidRPr="003B05B6">
        <w:rPr>
          <w:b/>
        </w:rPr>
        <w:tab/>
      </w:r>
      <w:r w:rsidRPr="003B05B6">
        <w:t xml:space="preserve">Use your rough fit to make an estimation of </w:t>
      </w:r>
      <w:r w:rsidRPr="003B05B6">
        <w:rPr>
          <w:u w:val="single"/>
        </w:rPr>
        <w:t>Planck’s constant</w:t>
      </w:r>
      <w:r w:rsidRPr="003B05B6">
        <w:t xml:space="preserve"> and the </w:t>
      </w:r>
      <w:r w:rsidRPr="003B05B6">
        <w:rPr>
          <w:u w:val="single"/>
        </w:rPr>
        <w:t>cutoff frequency</w:t>
      </w:r>
      <w:r w:rsidRPr="003B05B6">
        <w:t>.</w:t>
      </w:r>
    </w:p>
    <w:p w14:paraId="26452788" w14:textId="77777777" w:rsidR="003B05B6" w:rsidRPr="003B05B6" w:rsidRDefault="003B05B6" w:rsidP="00F15BF6">
      <w:pPr>
        <w:pStyle w:val="NormalCompact"/>
      </w:pPr>
    </w:p>
    <w:p w14:paraId="02F3A1CE" w14:textId="2F238429" w:rsidR="003B05B6" w:rsidRPr="0077181C" w:rsidRDefault="003B05B6" w:rsidP="003B05B6">
      <w:pPr>
        <w:pStyle w:val="Checkpoint"/>
      </w:pPr>
      <w:r>
        <w:t>Experiment 3 Checkpoint</w:t>
      </w:r>
    </w:p>
    <w:p w14:paraId="5793105C" w14:textId="77C9C29B" w:rsidR="003B05B6" w:rsidRDefault="003B05B6" w:rsidP="003B05B6">
      <w:pPr>
        <w:pStyle w:val="Checkpoint"/>
      </w:pPr>
      <w:r w:rsidRPr="00E852B7">
        <w:t>Call the instruc</w:t>
      </w:r>
      <w:r>
        <w:t>tor over to discuss Experiment 3</w:t>
      </w:r>
      <w:r w:rsidRPr="00E852B7">
        <w:t xml:space="preserve"> at this point before moving on.</w:t>
      </w:r>
    </w:p>
    <w:p w14:paraId="123BB903" w14:textId="0FF0A528" w:rsidR="003B05B6" w:rsidRDefault="003B05B6" w:rsidP="003B05B6">
      <w:pPr>
        <w:pStyle w:val="Checkpoint"/>
        <w:rPr>
          <w:rFonts w:eastAsiaTheme="minorEastAsia"/>
        </w:rPr>
      </w:pPr>
      <w:r>
        <w:t xml:space="preserve">Actual Value of Planck’s Constant:  </w:t>
      </w:r>
      <m:oMath>
        <m:r>
          <m:rPr>
            <m:sty m:val="bi"/>
          </m:rPr>
          <w:rPr>
            <w:rFonts w:ascii="Cambria Math" w:hAnsi="Cambria Math"/>
          </w:rPr>
          <m:t>h=4.136×1</m:t>
        </m:r>
        <m:sSup>
          <m:sSupPr>
            <m:ctrlPr>
              <w:rPr>
                <w:rFonts w:ascii="Cambria Math" w:hAnsi="Cambria Math"/>
                <w:i/>
              </w:rPr>
            </m:ctrlPr>
          </m:sSupPr>
          <m:e>
            <m:r>
              <m:rPr>
                <m:sty m:val="bi"/>
              </m:rPr>
              <w:rPr>
                <w:rFonts w:ascii="Cambria Math" w:hAnsi="Cambria Math"/>
              </w:rPr>
              <m:t>0</m:t>
            </m:r>
          </m:e>
          <m:sup>
            <m:r>
              <m:rPr>
                <m:sty m:val="bi"/>
              </m:rPr>
              <w:rPr>
                <w:rFonts w:ascii="Cambria Math" w:hAnsi="Cambria Math"/>
              </w:rPr>
              <m:t>-15</m:t>
            </m:r>
          </m:sup>
        </m:sSup>
        <m:r>
          <m:rPr>
            <m:nor/>
          </m:rPr>
          <w:rPr>
            <w:rFonts w:ascii="Cambria Math" w:hAnsi="Cambria Math"/>
          </w:rPr>
          <m:t xml:space="preserve"> eV⋅s</m:t>
        </m:r>
        <m:r>
          <m:rPr>
            <m:sty m:val="bi"/>
          </m:rPr>
          <w:rPr>
            <w:rFonts w:ascii="Cambria Math" w:eastAsiaTheme="minorEastAsia" w:hAnsi="Cambria Math"/>
          </w:rPr>
          <m:t>,</m:t>
        </m:r>
      </m:oMath>
    </w:p>
    <w:p w14:paraId="7830372D" w14:textId="18D073A1" w:rsidR="003B05B6" w:rsidRPr="003B05B6" w:rsidRDefault="003B05B6" w:rsidP="003B05B6">
      <w:pPr>
        <w:pStyle w:val="Checkpoint"/>
      </w:pPr>
      <w:r>
        <w:rPr>
          <w:rFonts w:eastAsiaTheme="minorEastAsia"/>
        </w:rPr>
        <w:t xml:space="preserve">Actual Cutoff Frequency: </w:t>
      </w:r>
      <m:oMath>
        <m:r>
          <m:rPr>
            <m:sty m:val="bi"/>
          </m:rPr>
          <w:rPr>
            <w:rFonts w:ascii="Cambria Math" w:eastAsiaTheme="minorEastAsia" w:hAnsi="Cambria Math"/>
          </w:rPr>
          <m:t>f=4.62×1</m:t>
        </m:r>
        <m:sSup>
          <m:sSupPr>
            <m:ctrlPr>
              <w:rPr>
                <w:rFonts w:ascii="Cambria Math" w:eastAsiaTheme="minorEastAsia" w:hAnsi="Cambria Math"/>
                <w:i/>
              </w:rPr>
            </m:ctrlPr>
          </m:sSupPr>
          <m:e>
            <m:r>
              <m:rPr>
                <m:sty m:val="bi"/>
              </m:rPr>
              <w:rPr>
                <w:rFonts w:ascii="Cambria Math" w:eastAsiaTheme="minorEastAsia" w:hAnsi="Cambria Math"/>
              </w:rPr>
              <m:t>0</m:t>
            </m:r>
          </m:e>
          <m:sup>
            <m:r>
              <m:rPr>
                <m:sty m:val="bi"/>
              </m:rPr>
              <w:rPr>
                <w:rFonts w:ascii="Cambria Math" w:eastAsiaTheme="minorEastAsia" w:hAnsi="Cambria Math"/>
              </w:rPr>
              <m:t>+14</m:t>
            </m:r>
          </m:sup>
        </m:sSup>
        <m:r>
          <m:rPr>
            <m:nor/>
          </m:rPr>
          <w:rPr>
            <w:rFonts w:ascii="Cambria Math" w:eastAsiaTheme="minorEastAsia" w:hAnsi="Cambria Math"/>
          </w:rPr>
          <m:t xml:space="preserve"> Hz</m:t>
        </m:r>
      </m:oMath>
      <w:r>
        <w:rPr>
          <w:rFonts w:eastAsiaTheme="minorEastAsia"/>
        </w:rPr>
        <w:t>.</w:t>
      </w:r>
    </w:p>
    <w:p w14:paraId="5A260477" w14:textId="77777777" w:rsidR="003B05B6" w:rsidRPr="003B05B6" w:rsidRDefault="003B05B6" w:rsidP="003B05B6">
      <w:pPr>
        <w:numPr>
          <w:ilvl w:val="0"/>
          <w:numId w:val="38"/>
        </w:numPr>
        <w:spacing w:before="120"/>
      </w:pPr>
      <w:r w:rsidRPr="003B05B6">
        <w:rPr>
          <w:i/>
        </w:rPr>
        <w:t>At this point you have taken all the relevant data for this experiment.  The rest of this experiment involves analyzing the data and will take some time</w:t>
      </w:r>
      <w:r w:rsidRPr="003B05B6">
        <w:t>.</w:t>
      </w:r>
    </w:p>
    <w:p w14:paraId="7F863E91" w14:textId="77777777" w:rsidR="003B05B6" w:rsidRPr="003B05B6" w:rsidRDefault="003B05B6" w:rsidP="003B05B6">
      <w:pPr>
        <w:pStyle w:val="NormalCompact"/>
      </w:pPr>
    </w:p>
    <w:p w14:paraId="5C1B2BBF" w14:textId="77777777" w:rsidR="003B05B6" w:rsidRPr="003B05B6" w:rsidRDefault="003B05B6" w:rsidP="003B05B6">
      <w:pPr>
        <w:pStyle w:val="Heading4"/>
      </w:pPr>
      <w:r w:rsidRPr="003B05B6">
        <w:t>3.2 - Data Analysis</w:t>
      </w:r>
    </w:p>
    <w:p w14:paraId="196A2DF5" w14:textId="77777777" w:rsidR="003B05B6" w:rsidRPr="003B05B6" w:rsidRDefault="003B05B6" w:rsidP="003B05B6">
      <w:r w:rsidRPr="003B05B6">
        <w:t>Now we will do a more careful analysis of our data.</w:t>
      </w:r>
    </w:p>
    <w:p w14:paraId="1971D53E" w14:textId="77777777" w:rsidR="003B05B6" w:rsidRPr="003B05B6" w:rsidRDefault="003B05B6" w:rsidP="003B05B6">
      <w:pPr>
        <w:numPr>
          <w:ilvl w:val="0"/>
          <w:numId w:val="39"/>
        </w:numPr>
      </w:pPr>
      <w:r w:rsidRPr="003B05B6">
        <w:rPr>
          <w:b/>
          <w:i/>
        </w:rPr>
        <w:t>Wavelengths</w:t>
      </w:r>
      <w:r w:rsidRPr="003B05B6">
        <w:rPr>
          <w:b/>
        </w:rPr>
        <w:t xml:space="preserve">:  </w:t>
      </w:r>
      <w:r w:rsidRPr="003B05B6">
        <w:t>What wavelengths and uncertainties should we use for our LED data?  Explain or justify.</w:t>
      </w:r>
    </w:p>
    <w:p w14:paraId="3F0E58B5" w14:textId="77777777" w:rsidR="003B05B6" w:rsidRPr="003B05B6" w:rsidRDefault="003B05B6" w:rsidP="003B05B6">
      <w:pPr>
        <w:numPr>
          <w:ilvl w:val="0"/>
          <w:numId w:val="39"/>
        </w:numPr>
      </w:pPr>
      <w:r w:rsidRPr="003B05B6">
        <w:rPr>
          <w:b/>
          <w:i/>
        </w:rPr>
        <w:t>Stopping Voltage/Max KE</w:t>
      </w:r>
      <w:r w:rsidRPr="003B05B6">
        <w:rPr>
          <w:b/>
        </w:rPr>
        <w:t>:</w:t>
      </w:r>
      <w:r w:rsidRPr="003B05B6">
        <w:t xml:space="preserve">  For each of the data sets, determine the stopping voltage with uncertainty.  Describe how you are using your data to do so, including any necessary analyses.</w:t>
      </w:r>
    </w:p>
    <w:p w14:paraId="79A6B64B" w14:textId="099DABA1" w:rsidR="00A5619F" w:rsidRDefault="003B05B6" w:rsidP="003B05B6">
      <w:pPr>
        <w:numPr>
          <w:ilvl w:val="0"/>
          <w:numId w:val="39"/>
        </w:numPr>
      </w:pPr>
      <w:r w:rsidRPr="003B05B6">
        <w:rPr>
          <w:b/>
          <w:i/>
        </w:rPr>
        <w:t>Physical Values</w:t>
      </w:r>
      <w:r w:rsidRPr="003B05B6">
        <w:rPr>
          <w:b/>
        </w:rPr>
        <w:t>:</w:t>
      </w:r>
      <w:r w:rsidRPr="003B05B6">
        <w:t xml:space="preserve">  Use the previous results to make a scatter plot of our three data points with uncertainties.  Perform analyses to find </w:t>
      </w:r>
      <w:r w:rsidRPr="003B05B6">
        <w:rPr>
          <w:u w:val="single"/>
        </w:rPr>
        <w:t>Planck’s constant</w:t>
      </w:r>
      <w:r w:rsidRPr="003B05B6">
        <w:t xml:space="preserve">, the </w:t>
      </w:r>
      <w:r w:rsidRPr="003B05B6">
        <w:rPr>
          <w:u w:val="single"/>
        </w:rPr>
        <w:t>work function</w:t>
      </w:r>
      <w:r w:rsidRPr="003B05B6">
        <w:t xml:space="preserve"> of the photodiode, and the </w:t>
      </w:r>
      <w:r w:rsidRPr="003B05B6">
        <w:rPr>
          <w:u w:val="single"/>
        </w:rPr>
        <w:t>cutoff frequency</w:t>
      </w:r>
      <w:r w:rsidRPr="003B05B6">
        <w:t xml:space="preserve">, with uncertainties.  </w:t>
      </w:r>
    </w:p>
    <w:p w14:paraId="4730D7D0" w14:textId="77777777" w:rsidR="00FD3B83" w:rsidRDefault="00FD3B83" w:rsidP="00FD3B83">
      <w:pPr>
        <w:jc w:val="right"/>
      </w:pPr>
      <w:r w:rsidRPr="00CA06CC">
        <w:sym w:font="Symbol" w:char="F0D1"/>
      </w:r>
    </w:p>
    <w:p w14:paraId="5F3210A5" w14:textId="77777777" w:rsidR="0013666F" w:rsidRPr="0013666F" w:rsidRDefault="0013666F" w:rsidP="00451B31"/>
    <w:p w14:paraId="38FDDF1B" w14:textId="77777777" w:rsidR="002451BC" w:rsidRDefault="002451BC">
      <w:pPr>
        <w:tabs>
          <w:tab w:val="clear" w:pos="360"/>
        </w:tabs>
        <w:spacing w:after="0"/>
        <w:jc w:val="left"/>
        <w:rPr>
          <w:b/>
          <w:smallCaps/>
          <w:color w:val="365F91"/>
          <w:sz w:val="32"/>
        </w:rPr>
      </w:pPr>
      <w:r>
        <w:br w:type="page"/>
      </w:r>
    </w:p>
    <w:p w14:paraId="63734047" w14:textId="5D4B9E1E" w:rsidR="00AE298F" w:rsidRPr="002451BC" w:rsidRDefault="00AE298F" w:rsidP="002451BC">
      <w:pPr>
        <w:pStyle w:val="Heading2"/>
      </w:pPr>
      <w:r w:rsidRPr="00073631">
        <w:lastRenderedPageBreak/>
        <w:t xml:space="preserve">Tier </w:t>
      </w:r>
      <w:bookmarkStart w:id="15" w:name="Tier3"/>
      <w:bookmarkEnd w:id="15"/>
      <w:r w:rsidRPr="00073631">
        <w:t xml:space="preserve">2 </w:t>
      </w:r>
    </w:p>
    <w:p w14:paraId="3A2DD2F0" w14:textId="19228F9F" w:rsidR="00451B31" w:rsidRPr="00296D62" w:rsidRDefault="00296D62" w:rsidP="00451B31">
      <w:pPr>
        <w:pStyle w:val="Heading3"/>
      </w:pPr>
      <w:r>
        <w:t>Experiment 4</w:t>
      </w:r>
      <w:r w:rsidR="00451B31" w:rsidRPr="00451B31">
        <w:t xml:space="preserve"> – </w:t>
      </w:r>
      <w:r>
        <w:t xml:space="preserve">Measuring </w:t>
      </w:r>
      <w:r>
        <w:rPr>
          <w:i/>
        </w:rPr>
        <w:t>h</w:t>
      </w:r>
      <w:r>
        <w:t xml:space="preserve"> and </w:t>
      </w:r>
      <w:r>
        <w:rPr>
          <w:i/>
        </w:rPr>
        <w:t xml:space="preserve">ϕ </w:t>
      </w:r>
      <w:r>
        <w:t>with Lasers</w:t>
      </w:r>
    </w:p>
    <w:p w14:paraId="218F1682" w14:textId="77777777" w:rsidR="00296D62" w:rsidRPr="00296D62" w:rsidRDefault="00296D62" w:rsidP="00296D62">
      <w:r w:rsidRPr="00296D62">
        <w:t xml:space="preserve">There is a red, green, and violet laser at your setup.  These obviously have much more well-defined wavelengths.  Use these to again measure </w:t>
      </w:r>
      <w:r w:rsidRPr="00296D62">
        <w:rPr>
          <w:i/>
        </w:rPr>
        <w:t>h</w:t>
      </w:r>
      <w:r w:rsidRPr="00296D62">
        <w:t xml:space="preserve"> and </w:t>
      </w:r>
      <w:r w:rsidRPr="00296D62">
        <w:rPr>
          <w:i/>
        </w:rPr>
        <w:t>ϕ</w:t>
      </w:r>
      <w:r w:rsidRPr="00296D62">
        <w:t>.</w:t>
      </w:r>
    </w:p>
    <w:p w14:paraId="095F47FB" w14:textId="1575DE0D" w:rsidR="00296D62" w:rsidRPr="00296D62" w:rsidRDefault="00296D62" w:rsidP="00296D62">
      <w:pPr>
        <w:pStyle w:val="Aside"/>
        <w:tabs>
          <w:tab w:val="clear" w:pos="360"/>
          <w:tab w:val="left" w:pos="540"/>
        </w:tabs>
        <w:ind w:left="540" w:hanging="540"/>
      </w:pPr>
      <w:r>
        <w:t>Note:</w:t>
      </w:r>
      <w:r>
        <w:tab/>
      </w:r>
      <w:r w:rsidRPr="00296D62">
        <w:t>You should shine the green and blue lasers through the lens in the mount/setup provided to disperse the light.  You’ll need to fiddle with the alignment of the laser, lens, and phototube to ensure the photodiode is being properly and fully illuminated.</w:t>
      </w:r>
    </w:p>
    <w:p w14:paraId="275917FD" w14:textId="606B603D" w:rsidR="00296D62" w:rsidRPr="00296D62" w:rsidRDefault="00296D62" w:rsidP="00296D62">
      <w:pPr>
        <w:pStyle w:val="Warning"/>
        <w:tabs>
          <w:tab w:val="left" w:pos="900"/>
        </w:tabs>
        <w:ind w:left="900" w:hanging="900"/>
      </w:pPr>
      <w:r w:rsidRPr="00296D62">
        <w:t>Warning:</w:t>
      </w:r>
      <w:r w:rsidRPr="00296D62">
        <w:tab/>
      </w:r>
      <w:r>
        <w:t>The violet laser is a Class IIIA laser and has been set up and aligned on the stand for you.  Always b</w:t>
      </w:r>
      <w:r w:rsidRPr="00296D62">
        <w:t xml:space="preserve">e aware of the reflection of </w:t>
      </w:r>
      <w:r>
        <w:t>all the</w:t>
      </w:r>
      <w:r w:rsidRPr="00296D62">
        <w:t xml:space="preserve"> lasers (especially the </w:t>
      </w:r>
      <w:r>
        <w:t>violet</w:t>
      </w:r>
      <w:r w:rsidRPr="00296D62">
        <w:t xml:space="preserve"> laser).  </w:t>
      </w:r>
      <w:r>
        <w:t>M</w:t>
      </w:r>
      <w:r w:rsidRPr="00296D62">
        <w:t>inimize any reflections.  Do not look directly into/at the laser OR the reflection.</w:t>
      </w:r>
      <w:r>
        <w:t xml:space="preserve">  If you notice any stray reflections from your group or any others, turn the laser off and call the instructor over.</w:t>
      </w:r>
    </w:p>
    <w:p w14:paraId="6DC1094F" w14:textId="77777777" w:rsidR="00296D62" w:rsidRDefault="00296D62" w:rsidP="002451BC">
      <w:pPr>
        <w:pStyle w:val="NormalCompact"/>
      </w:pPr>
    </w:p>
    <w:p w14:paraId="53DED8E1" w14:textId="516DA657" w:rsidR="002B2D69" w:rsidRPr="0077181C" w:rsidRDefault="00F44E8B" w:rsidP="00296D62">
      <w:pPr>
        <w:pStyle w:val="Checkpoint"/>
      </w:pPr>
      <w:r>
        <w:t>Experim</w:t>
      </w:r>
      <w:r w:rsidR="00296D62">
        <w:t>ent 4</w:t>
      </w:r>
      <w:r w:rsidR="002B2D69">
        <w:t xml:space="preserve"> Checkpoint</w:t>
      </w:r>
    </w:p>
    <w:p w14:paraId="6827A481" w14:textId="0FFF84B1" w:rsidR="002B2D69" w:rsidRPr="008F7861" w:rsidRDefault="002B2D69" w:rsidP="008F7861">
      <w:pPr>
        <w:pStyle w:val="Checkpoint"/>
      </w:pPr>
      <w:r w:rsidRPr="008F7861">
        <w:t>Call the instruc</w:t>
      </w:r>
      <w:r w:rsidR="00F44E8B" w:rsidRPr="008F7861">
        <w:t>tor over to discuss Experiment 3</w:t>
      </w:r>
      <w:r w:rsidRPr="008F7861">
        <w:t xml:space="preserve"> at this point before moving on.</w:t>
      </w:r>
    </w:p>
    <w:p w14:paraId="43F558F5" w14:textId="623F3778" w:rsidR="004F1FC4" w:rsidRPr="005308B8" w:rsidRDefault="00CA1F8D" w:rsidP="00451B31">
      <w:pPr>
        <w:jc w:val="right"/>
      </w:pPr>
      <w:r w:rsidRPr="0077181C">
        <w:sym w:font="Symbol" w:char="F0D1"/>
      </w:r>
      <w:r w:rsidRPr="0077181C">
        <w:sym w:font="Symbol" w:char="F0D1"/>
      </w:r>
    </w:p>
    <w:p w14:paraId="443CD920" w14:textId="77777777" w:rsidR="00451B31" w:rsidRDefault="00451B31" w:rsidP="00451B31">
      <w:pPr>
        <w:pStyle w:val="NormalCompact"/>
      </w:pPr>
    </w:p>
    <w:p w14:paraId="6DF01EFF" w14:textId="45E4F6FA" w:rsidR="00451B31" w:rsidRPr="00451B31" w:rsidRDefault="00451B31" w:rsidP="00451B31">
      <w:pPr>
        <w:pStyle w:val="Heading3"/>
      </w:pPr>
      <w:r w:rsidRPr="00451B31">
        <w:t xml:space="preserve">Experiment </w:t>
      </w:r>
      <w:del w:id="16" w:author="Daniel Barsky" w:date="2022-10-13T16:26:00Z">
        <w:r w:rsidRPr="00451B31" w:rsidDel="009E5326">
          <w:delText xml:space="preserve">4 </w:delText>
        </w:r>
      </w:del>
      <w:ins w:id="17" w:author="Daniel Barsky" w:date="2022-10-13T16:26:00Z">
        <w:r w:rsidR="009E5326">
          <w:t>5</w:t>
        </w:r>
        <w:r w:rsidR="009E5326" w:rsidRPr="00451B31">
          <w:t xml:space="preserve"> </w:t>
        </w:r>
      </w:ins>
      <w:r w:rsidR="00296D62">
        <w:t>–</w:t>
      </w:r>
      <w:r w:rsidRPr="00451B31">
        <w:t xml:space="preserve"> </w:t>
      </w:r>
      <w:r w:rsidR="00296D62">
        <w:t>Photocurrent vs. Intensity</w:t>
      </w:r>
    </w:p>
    <w:p w14:paraId="0C042FD0" w14:textId="32DCDC9A" w:rsidR="00451B31" w:rsidRPr="00451B31" w:rsidRDefault="00296D62" w:rsidP="00296D62">
      <w:r w:rsidRPr="00296D62">
        <w:t>Determine how the photocurrent depends on the intensity of the incident light.</w:t>
      </w:r>
    </w:p>
    <w:p w14:paraId="582F60CF" w14:textId="0B468CC6" w:rsidR="00451B31" w:rsidRPr="0077181C" w:rsidRDefault="00296D62" w:rsidP="00451B31">
      <w:pPr>
        <w:pStyle w:val="Checkpoint"/>
      </w:pPr>
      <w:r>
        <w:t>Experiment 5</w:t>
      </w:r>
      <w:r w:rsidR="00451B31">
        <w:t xml:space="preserve"> Checkpoint</w:t>
      </w:r>
    </w:p>
    <w:p w14:paraId="2CA1CCFA" w14:textId="036C51D9" w:rsidR="00451B31" w:rsidRPr="008F7861" w:rsidRDefault="00451B31" w:rsidP="00451B31">
      <w:pPr>
        <w:pStyle w:val="Checkpoint"/>
      </w:pPr>
      <w:r w:rsidRPr="008F7861">
        <w:t xml:space="preserve">Call the instructor over to discuss Experiment </w:t>
      </w:r>
      <w:del w:id="18" w:author="Daniel Barsky" w:date="2022-10-13T16:26:00Z">
        <w:r w:rsidDel="009E5326">
          <w:delText>4</w:delText>
        </w:r>
        <w:r w:rsidRPr="008F7861" w:rsidDel="009E5326">
          <w:delText xml:space="preserve"> </w:delText>
        </w:r>
      </w:del>
      <w:ins w:id="19" w:author="Daniel Barsky" w:date="2022-10-13T16:26:00Z">
        <w:r w:rsidR="009E5326">
          <w:t>5</w:t>
        </w:r>
        <w:r w:rsidR="009E5326" w:rsidRPr="008F7861">
          <w:t xml:space="preserve"> </w:t>
        </w:r>
      </w:ins>
      <w:r w:rsidRPr="008F7861">
        <w:t>at this point before moving on.</w:t>
      </w:r>
    </w:p>
    <w:p w14:paraId="56415C40" w14:textId="77777777" w:rsidR="00451B31" w:rsidRDefault="00451B31" w:rsidP="00451B31">
      <w:pPr>
        <w:jc w:val="right"/>
      </w:pPr>
      <w:r w:rsidRPr="0077181C">
        <w:sym w:font="Symbol" w:char="F0D1"/>
      </w:r>
      <w:r w:rsidRPr="0077181C">
        <w:sym w:font="Symbol" w:char="F0D1"/>
      </w:r>
    </w:p>
    <w:p w14:paraId="13622647" w14:textId="77777777" w:rsidR="00296D62" w:rsidRPr="00296D62" w:rsidRDefault="00296D62" w:rsidP="00296D62">
      <w:pPr>
        <w:jc w:val="right"/>
        <w:rPr>
          <w:sz w:val="24"/>
        </w:rPr>
      </w:pPr>
      <w:r w:rsidRPr="00296D62">
        <w:rPr>
          <w:sz w:val="24"/>
        </w:rPr>
        <w:sym w:font="Symbol" w:char="F0E0"/>
      </w:r>
    </w:p>
    <w:p w14:paraId="73FAFE51" w14:textId="77777777" w:rsidR="00296D62" w:rsidRDefault="00296D62">
      <w:pPr>
        <w:tabs>
          <w:tab w:val="clear" w:pos="360"/>
        </w:tabs>
        <w:spacing w:after="0"/>
        <w:jc w:val="left"/>
        <w:rPr>
          <w:b/>
          <w:smallCaps/>
          <w:color w:val="365F91"/>
          <w:sz w:val="32"/>
        </w:rPr>
      </w:pPr>
      <w:r>
        <w:br w:type="page"/>
      </w:r>
    </w:p>
    <w:p w14:paraId="4E78E1AD" w14:textId="7AFD4C8E" w:rsidR="00DD33BA" w:rsidRDefault="00296D62" w:rsidP="0013666F">
      <w:pPr>
        <w:pStyle w:val="Heading2"/>
      </w:pPr>
      <w:proofErr w:type="spellStart"/>
      <w:r>
        <w:lastRenderedPageBreak/>
        <w:t>Optika</w:t>
      </w:r>
      <w:proofErr w:type="spellEnd"/>
      <w:r>
        <w:t xml:space="preserve"> LED Calibration Curves and Data</w:t>
      </w:r>
    </w:p>
    <w:p w14:paraId="450B4ED6" w14:textId="17B6772E" w:rsidR="00296D62" w:rsidRDefault="00672D3F" w:rsidP="00296D62">
      <w:r>
        <w:t>The table below contains</w:t>
      </w:r>
      <w:r w:rsidR="00296D62" w:rsidRPr="00296D62">
        <w:t xml:space="preserve"> calibration curves for the three </w:t>
      </w:r>
      <w:proofErr w:type="spellStart"/>
      <w:r w:rsidR="00296D62" w:rsidRPr="00296D62">
        <w:t>Optika</w:t>
      </w:r>
      <w:proofErr w:type="spellEnd"/>
      <w:r w:rsidR="00296D62" w:rsidRPr="00296D62">
        <w:t xml:space="preserve"> LEDs, which were created by mounting the LEDs on the optical bench and shining them into the photodetector from previous labs. The photodetectors were overfilled so the entire photocell was uniformly illuminated.</w:t>
      </w:r>
    </w:p>
    <w:p w14:paraId="4B89DADA" w14:textId="6A4FFC3E" w:rsidR="0042036F" w:rsidRDefault="0042036F" w:rsidP="0042036F">
      <w:pPr>
        <w:pStyle w:val="Heading3"/>
      </w:pPr>
    </w:p>
    <w:tbl>
      <w:tblPr>
        <w:tblW w:w="0" w:type="auto"/>
        <w:jc w:val="center"/>
        <w:tblLayout w:type="fixed"/>
        <w:tblLook w:val="04A0" w:firstRow="1" w:lastRow="0" w:firstColumn="1" w:lastColumn="0" w:noHBand="0" w:noVBand="1"/>
      </w:tblPr>
      <w:tblGrid>
        <w:gridCol w:w="792"/>
        <w:gridCol w:w="936"/>
        <w:gridCol w:w="1080"/>
        <w:gridCol w:w="288"/>
        <w:gridCol w:w="792"/>
        <w:gridCol w:w="936"/>
        <w:gridCol w:w="1080"/>
        <w:gridCol w:w="288"/>
        <w:gridCol w:w="792"/>
        <w:gridCol w:w="936"/>
        <w:gridCol w:w="1080"/>
      </w:tblGrid>
      <w:tr w:rsidR="00672D3F" w:rsidRPr="00672D3F" w14:paraId="4D4B8C20" w14:textId="77777777" w:rsidTr="00672D3F">
        <w:trPr>
          <w:trHeight w:val="300"/>
          <w:tblHeader/>
          <w:jc w:val="center"/>
        </w:trPr>
        <w:tc>
          <w:tcPr>
            <w:tcW w:w="2808" w:type="dxa"/>
            <w:gridSpan w:val="3"/>
            <w:tcBorders>
              <w:top w:val="single" w:sz="12" w:space="0" w:color="auto"/>
              <w:left w:val="single" w:sz="12" w:space="0" w:color="auto"/>
              <w:bottom w:val="single" w:sz="12" w:space="0" w:color="auto"/>
              <w:right w:val="single" w:sz="12" w:space="0" w:color="auto"/>
            </w:tcBorders>
            <w:shd w:val="clear" w:color="auto" w:fill="auto"/>
            <w:noWrap/>
            <w:hideMark/>
          </w:tcPr>
          <w:p w14:paraId="6B276205" w14:textId="26C0C22C" w:rsidR="00672D3F" w:rsidRPr="00672D3F" w:rsidRDefault="00672D3F" w:rsidP="00672D3F">
            <w:pPr>
              <w:spacing w:after="0"/>
              <w:jc w:val="center"/>
              <w:rPr>
                <w:b/>
                <w:bCs/>
                <w:sz w:val="24"/>
              </w:rPr>
            </w:pPr>
            <w:r w:rsidRPr="00672D3F">
              <w:rPr>
                <w:b/>
                <w:bCs/>
                <w:sz w:val="24"/>
              </w:rPr>
              <w:t>Red LED</w:t>
            </w:r>
          </w:p>
        </w:tc>
        <w:tc>
          <w:tcPr>
            <w:tcW w:w="288" w:type="dxa"/>
            <w:tcBorders>
              <w:left w:val="single" w:sz="4" w:space="0" w:color="auto"/>
            </w:tcBorders>
          </w:tcPr>
          <w:p w14:paraId="60E83767" w14:textId="77777777" w:rsidR="00672D3F" w:rsidRPr="00672D3F" w:rsidRDefault="00672D3F" w:rsidP="00672D3F">
            <w:pPr>
              <w:spacing w:after="0"/>
              <w:jc w:val="center"/>
              <w:rPr>
                <w:b/>
                <w:bCs/>
                <w:sz w:val="24"/>
              </w:rPr>
            </w:pPr>
          </w:p>
        </w:tc>
        <w:tc>
          <w:tcPr>
            <w:tcW w:w="2808" w:type="dxa"/>
            <w:gridSpan w:val="3"/>
            <w:tcBorders>
              <w:top w:val="single" w:sz="4" w:space="0" w:color="auto"/>
              <w:left w:val="single" w:sz="4" w:space="0" w:color="auto"/>
              <w:bottom w:val="single" w:sz="4" w:space="0" w:color="auto"/>
              <w:right w:val="single" w:sz="12" w:space="0" w:color="auto"/>
            </w:tcBorders>
          </w:tcPr>
          <w:p w14:paraId="79E22473" w14:textId="4ABDBB8E" w:rsidR="00672D3F" w:rsidRPr="00672D3F" w:rsidRDefault="00672D3F" w:rsidP="00672D3F">
            <w:pPr>
              <w:spacing w:after="0"/>
              <w:jc w:val="center"/>
              <w:rPr>
                <w:b/>
                <w:bCs/>
                <w:sz w:val="24"/>
              </w:rPr>
            </w:pPr>
            <w:r w:rsidRPr="00672D3F">
              <w:rPr>
                <w:rFonts w:eastAsia="Times New Roman"/>
                <w:b/>
                <w:bCs/>
                <w:sz w:val="24"/>
                <w:lang w:eastAsia="en-US"/>
              </w:rPr>
              <w:t>Green LED</w:t>
            </w:r>
          </w:p>
        </w:tc>
        <w:tc>
          <w:tcPr>
            <w:tcW w:w="288" w:type="dxa"/>
            <w:tcBorders>
              <w:left w:val="single" w:sz="4" w:space="0" w:color="auto"/>
              <w:right w:val="single" w:sz="12" w:space="0" w:color="auto"/>
            </w:tcBorders>
          </w:tcPr>
          <w:p w14:paraId="739D518D" w14:textId="77777777" w:rsidR="00672D3F" w:rsidRPr="00672D3F" w:rsidRDefault="00672D3F" w:rsidP="00672D3F">
            <w:pPr>
              <w:spacing w:after="0"/>
              <w:jc w:val="center"/>
              <w:rPr>
                <w:rFonts w:eastAsia="Times New Roman"/>
                <w:b/>
                <w:bCs/>
                <w:sz w:val="24"/>
                <w:lang w:eastAsia="en-US"/>
              </w:rPr>
            </w:pPr>
          </w:p>
        </w:tc>
        <w:tc>
          <w:tcPr>
            <w:tcW w:w="2808" w:type="dxa"/>
            <w:gridSpan w:val="3"/>
            <w:tcBorders>
              <w:top w:val="single" w:sz="4" w:space="0" w:color="auto"/>
              <w:left w:val="single" w:sz="4" w:space="0" w:color="auto"/>
              <w:bottom w:val="single" w:sz="4" w:space="0" w:color="auto"/>
              <w:right w:val="single" w:sz="12" w:space="0" w:color="auto"/>
            </w:tcBorders>
          </w:tcPr>
          <w:p w14:paraId="73E257B4" w14:textId="4CDD8960" w:rsidR="00672D3F" w:rsidRPr="00672D3F" w:rsidRDefault="00672D3F" w:rsidP="00672D3F">
            <w:pPr>
              <w:spacing w:after="0"/>
              <w:jc w:val="center"/>
              <w:rPr>
                <w:rFonts w:eastAsia="Times New Roman"/>
                <w:b/>
                <w:bCs/>
                <w:sz w:val="24"/>
                <w:lang w:eastAsia="en-US"/>
              </w:rPr>
            </w:pPr>
            <w:r w:rsidRPr="00672D3F">
              <w:rPr>
                <w:rFonts w:eastAsia="Times New Roman"/>
                <w:b/>
                <w:bCs/>
                <w:sz w:val="24"/>
                <w:lang w:eastAsia="en-US"/>
              </w:rPr>
              <w:t>Blue LED</w:t>
            </w:r>
          </w:p>
        </w:tc>
      </w:tr>
      <w:tr w:rsidR="00684561" w:rsidRPr="006A3D96" w14:paraId="3ED97AA4" w14:textId="53561E9E" w:rsidTr="00672D3F">
        <w:trPr>
          <w:trHeight w:val="300"/>
          <w:tblHeader/>
          <w:jc w:val="center"/>
        </w:trPr>
        <w:tc>
          <w:tcPr>
            <w:tcW w:w="792" w:type="dxa"/>
            <w:tcBorders>
              <w:top w:val="single" w:sz="12" w:space="0" w:color="auto"/>
              <w:left w:val="single" w:sz="12" w:space="0" w:color="auto"/>
              <w:bottom w:val="single" w:sz="12" w:space="0" w:color="auto"/>
              <w:right w:val="single" w:sz="4" w:space="0" w:color="auto"/>
            </w:tcBorders>
            <w:shd w:val="clear" w:color="auto" w:fill="auto"/>
            <w:noWrap/>
            <w:hideMark/>
          </w:tcPr>
          <w:p w14:paraId="2E445005" w14:textId="77777777" w:rsidR="00684561" w:rsidRPr="006A3D96" w:rsidRDefault="00684561" w:rsidP="003B05B6">
            <w:pPr>
              <w:rPr>
                <w:rFonts w:eastAsia="Times New Roman"/>
                <w:b/>
                <w:bCs/>
                <w:sz w:val="18"/>
                <w:szCs w:val="18"/>
              </w:rPr>
            </w:pPr>
            <w:r w:rsidRPr="006A3D96">
              <w:rPr>
                <w:b/>
                <w:bCs/>
                <w:sz w:val="18"/>
                <w:szCs w:val="18"/>
              </w:rPr>
              <w:t>Power (L0xx)</w:t>
            </w:r>
          </w:p>
        </w:tc>
        <w:tc>
          <w:tcPr>
            <w:tcW w:w="936" w:type="dxa"/>
            <w:tcBorders>
              <w:top w:val="single" w:sz="12" w:space="0" w:color="auto"/>
              <w:left w:val="single" w:sz="4" w:space="0" w:color="auto"/>
              <w:bottom w:val="single" w:sz="12" w:space="0" w:color="auto"/>
              <w:right w:val="single" w:sz="4" w:space="0" w:color="auto"/>
            </w:tcBorders>
            <w:shd w:val="clear" w:color="auto" w:fill="auto"/>
            <w:noWrap/>
            <w:hideMark/>
          </w:tcPr>
          <w:p w14:paraId="0DBE94C1" w14:textId="77777777" w:rsidR="00684561" w:rsidRPr="006A3D96" w:rsidRDefault="00684561" w:rsidP="003B05B6">
            <w:pPr>
              <w:rPr>
                <w:b/>
                <w:bCs/>
                <w:sz w:val="18"/>
                <w:szCs w:val="18"/>
              </w:rPr>
            </w:pPr>
            <w:r w:rsidRPr="006A3D96">
              <w:rPr>
                <w:b/>
                <w:bCs/>
                <w:sz w:val="18"/>
                <w:szCs w:val="18"/>
              </w:rPr>
              <w:t>Intensity (Lux)</w:t>
            </w:r>
          </w:p>
        </w:tc>
        <w:tc>
          <w:tcPr>
            <w:tcW w:w="1080" w:type="dxa"/>
            <w:tcBorders>
              <w:top w:val="single" w:sz="12" w:space="0" w:color="auto"/>
              <w:left w:val="single" w:sz="4" w:space="0" w:color="auto"/>
              <w:bottom w:val="single" w:sz="12" w:space="0" w:color="auto"/>
              <w:right w:val="single" w:sz="12" w:space="0" w:color="auto"/>
            </w:tcBorders>
            <w:shd w:val="clear" w:color="auto" w:fill="auto"/>
            <w:noWrap/>
            <w:hideMark/>
          </w:tcPr>
          <w:p w14:paraId="635D67C8" w14:textId="77777777" w:rsidR="00684561" w:rsidRPr="006A3D96" w:rsidRDefault="00684561" w:rsidP="003B05B6">
            <w:pPr>
              <w:rPr>
                <w:b/>
                <w:bCs/>
                <w:sz w:val="18"/>
                <w:szCs w:val="18"/>
              </w:rPr>
            </w:pPr>
            <w:r w:rsidRPr="006A3D96">
              <w:rPr>
                <w:b/>
                <w:bCs/>
                <w:sz w:val="18"/>
                <w:szCs w:val="18"/>
              </w:rPr>
              <w:t>Notes</w:t>
            </w:r>
          </w:p>
        </w:tc>
        <w:tc>
          <w:tcPr>
            <w:tcW w:w="288" w:type="dxa"/>
            <w:tcBorders>
              <w:left w:val="single" w:sz="4" w:space="0" w:color="auto"/>
            </w:tcBorders>
          </w:tcPr>
          <w:p w14:paraId="1163624A" w14:textId="77777777" w:rsidR="00684561" w:rsidRPr="006A3D96" w:rsidRDefault="00684561" w:rsidP="003B05B6">
            <w:pPr>
              <w:rPr>
                <w:b/>
                <w:bCs/>
                <w:sz w:val="18"/>
                <w:szCs w:val="18"/>
              </w:rPr>
            </w:pPr>
          </w:p>
        </w:tc>
        <w:tc>
          <w:tcPr>
            <w:tcW w:w="792" w:type="dxa"/>
            <w:tcBorders>
              <w:top w:val="single" w:sz="4" w:space="0" w:color="auto"/>
              <w:left w:val="single" w:sz="4" w:space="0" w:color="auto"/>
              <w:bottom w:val="single" w:sz="4" w:space="0" w:color="auto"/>
              <w:right w:val="single" w:sz="4" w:space="0" w:color="auto"/>
            </w:tcBorders>
          </w:tcPr>
          <w:p w14:paraId="1EF4B0E8" w14:textId="77777777" w:rsidR="00684561" w:rsidRPr="006A3D96" w:rsidRDefault="00684561" w:rsidP="003B05B6">
            <w:pPr>
              <w:rPr>
                <w:b/>
                <w:bCs/>
                <w:sz w:val="18"/>
                <w:szCs w:val="18"/>
              </w:rPr>
            </w:pPr>
            <w:r w:rsidRPr="004C4527">
              <w:rPr>
                <w:rFonts w:eastAsia="Times New Roman"/>
                <w:b/>
                <w:bCs/>
                <w:sz w:val="18"/>
                <w:szCs w:val="18"/>
                <w:lang w:eastAsia="en-US"/>
              </w:rPr>
              <w:t>Power (L0xx)</w:t>
            </w:r>
          </w:p>
        </w:tc>
        <w:tc>
          <w:tcPr>
            <w:tcW w:w="936" w:type="dxa"/>
            <w:tcBorders>
              <w:top w:val="single" w:sz="4" w:space="0" w:color="auto"/>
              <w:left w:val="single" w:sz="4" w:space="0" w:color="auto"/>
              <w:bottom w:val="single" w:sz="4" w:space="0" w:color="auto"/>
              <w:right w:val="single" w:sz="12" w:space="0" w:color="auto"/>
            </w:tcBorders>
          </w:tcPr>
          <w:p w14:paraId="2C337AA4" w14:textId="77777777" w:rsidR="00684561" w:rsidRPr="006A3D96" w:rsidRDefault="00684561" w:rsidP="003B05B6">
            <w:pPr>
              <w:rPr>
                <w:b/>
                <w:bCs/>
                <w:sz w:val="18"/>
                <w:szCs w:val="18"/>
              </w:rPr>
            </w:pPr>
            <w:r w:rsidRPr="004C4527">
              <w:rPr>
                <w:rFonts w:eastAsia="Times New Roman"/>
                <w:b/>
                <w:bCs/>
                <w:sz w:val="18"/>
                <w:szCs w:val="18"/>
                <w:lang w:eastAsia="en-US"/>
              </w:rPr>
              <w:t>Intensity (Lux)</w:t>
            </w:r>
          </w:p>
        </w:tc>
        <w:tc>
          <w:tcPr>
            <w:tcW w:w="1080" w:type="dxa"/>
            <w:tcBorders>
              <w:top w:val="single" w:sz="4" w:space="0" w:color="auto"/>
              <w:left w:val="single" w:sz="4" w:space="0" w:color="auto"/>
              <w:bottom w:val="single" w:sz="4" w:space="0" w:color="auto"/>
              <w:right w:val="single" w:sz="12" w:space="0" w:color="auto"/>
            </w:tcBorders>
          </w:tcPr>
          <w:p w14:paraId="4DF4AE8F" w14:textId="77777777" w:rsidR="00684561" w:rsidRPr="006A3D96" w:rsidRDefault="00684561" w:rsidP="003B05B6">
            <w:pPr>
              <w:rPr>
                <w:b/>
                <w:bCs/>
                <w:sz w:val="18"/>
                <w:szCs w:val="18"/>
              </w:rPr>
            </w:pPr>
            <w:r w:rsidRPr="004C4527">
              <w:rPr>
                <w:rFonts w:eastAsia="Times New Roman"/>
                <w:b/>
                <w:bCs/>
                <w:sz w:val="18"/>
                <w:szCs w:val="18"/>
                <w:lang w:eastAsia="en-US"/>
              </w:rPr>
              <w:t>Notes</w:t>
            </w:r>
          </w:p>
        </w:tc>
        <w:tc>
          <w:tcPr>
            <w:tcW w:w="288" w:type="dxa"/>
            <w:tcBorders>
              <w:left w:val="single" w:sz="4" w:space="0" w:color="auto"/>
              <w:right w:val="single" w:sz="12" w:space="0" w:color="auto"/>
            </w:tcBorders>
          </w:tcPr>
          <w:p w14:paraId="3B9E0C6A" w14:textId="77777777" w:rsidR="00684561" w:rsidRPr="004C4527" w:rsidRDefault="00684561" w:rsidP="003B05B6">
            <w:pPr>
              <w:rPr>
                <w:rFonts w:eastAsia="Times New Roman"/>
                <w:b/>
                <w:bCs/>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tcPr>
          <w:p w14:paraId="63F1DFDF" w14:textId="36E0DE70" w:rsidR="00684561" w:rsidRPr="004C4527" w:rsidRDefault="00684561" w:rsidP="003B05B6">
            <w:pPr>
              <w:rPr>
                <w:rFonts w:eastAsia="Times New Roman"/>
                <w:b/>
                <w:bCs/>
                <w:sz w:val="18"/>
                <w:szCs w:val="18"/>
                <w:lang w:eastAsia="en-US"/>
              </w:rPr>
            </w:pPr>
            <w:r w:rsidRPr="004C4527">
              <w:rPr>
                <w:rFonts w:eastAsia="Times New Roman"/>
                <w:b/>
                <w:bCs/>
                <w:sz w:val="18"/>
                <w:szCs w:val="18"/>
                <w:lang w:eastAsia="en-US"/>
              </w:rPr>
              <w:t>Power (L0xx)</w:t>
            </w:r>
          </w:p>
        </w:tc>
        <w:tc>
          <w:tcPr>
            <w:tcW w:w="936" w:type="dxa"/>
            <w:tcBorders>
              <w:top w:val="single" w:sz="4" w:space="0" w:color="auto"/>
              <w:left w:val="single" w:sz="4" w:space="0" w:color="auto"/>
              <w:bottom w:val="single" w:sz="4" w:space="0" w:color="auto"/>
              <w:right w:val="single" w:sz="12" w:space="0" w:color="auto"/>
            </w:tcBorders>
          </w:tcPr>
          <w:p w14:paraId="44D45D7D" w14:textId="6BC23AD0" w:rsidR="00684561" w:rsidRPr="004C4527" w:rsidRDefault="00684561" w:rsidP="003B05B6">
            <w:pPr>
              <w:rPr>
                <w:rFonts w:eastAsia="Times New Roman"/>
                <w:b/>
                <w:bCs/>
                <w:sz w:val="18"/>
                <w:szCs w:val="18"/>
                <w:lang w:eastAsia="en-US"/>
              </w:rPr>
            </w:pPr>
            <w:r w:rsidRPr="004C4527">
              <w:rPr>
                <w:rFonts w:eastAsia="Times New Roman"/>
                <w:b/>
                <w:bCs/>
                <w:sz w:val="18"/>
                <w:szCs w:val="18"/>
                <w:lang w:eastAsia="en-US"/>
              </w:rPr>
              <w:t>Intensity (Lux)</w:t>
            </w:r>
          </w:p>
        </w:tc>
        <w:tc>
          <w:tcPr>
            <w:tcW w:w="1080" w:type="dxa"/>
            <w:tcBorders>
              <w:top w:val="single" w:sz="4" w:space="0" w:color="auto"/>
              <w:left w:val="single" w:sz="4" w:space="0" w:color="auto"/>
              <w:bottom w:val="single" w:sz="4" w:space="0" w:color="auto"/>
              <w:right w:val="single" w:sz="12" w:space="0" w:color="auto"/>
            </w:tcBorders>
          </w:tcPr>
          <w:p w14:paraId="29E16FB6" w14:textId="15572C62" w:rsidR="00684561" w:rsidRPr="004C4527" w:rsidRDefault="00684561" w:rsidP="003B05B6">
            <w:pPr>
              <w:rPr>
                <w:rFonts w:eastAsia="Times New Roman"/>
                <w:b/>
                <w:bCs/>
                <w:sz w:val="18"/>
                <w:szCs w:val="18"/>
                <w:lang w:eastAsia="en-US"/>
              </w:rPr>
            </w:pPr>
            <w:r w:rsidRPr="004C4527">
              <w:rPr>
                <w:rFonts w:eastAsia="Times New Roman"/>
                <w:b/>
                <w:bCs/>
                <w:sz w:val="18"/>
                <w:szCs w:val="18"/>
                <w:lang w:eastAsia="en-US"/>
              </w:rPr>
              <w:t>Notes</w:t>
            </w:r>
          </w:p>
        </w:tc>
      </w:tr>
      <w:tr w:rsidR="00672D3F" w:rsidRPr="006A3D96" w14:paraId="68EBC128" w14:textId="48876A90" w:rsidTr="003B05B6">
        <w:trPr>
          <w:trHeight w:val="280"/>
          <w:jc w:val="center"/>
        </w:trPr>
        <w:tc>
          <w:tcPr>
            <w:tcW w:w="792" w:type="dxa"/>
            <w:tcBorders>
              <w:top w:val="nil"/>
              <w:left w:val="single" w:sz="12" w:space="0" w:color="auto"/>
              <w:bottom w:val="single" w:sz="4" w:space="0" w:color="auto"/>
              <w:right w:val="single" w:sz="4" w:space="0" w:color="auto"/>
            </w:tcBorders>
            <w:shd w:val="clear" w:color="auto" w:fill="auto"/>
            <w:noWrap/>
            <w:hideMark/>
          </w:tcPr>
          <w:p w14:paraId="3842C57D" w14:textId="77777777" w:rsidR="00672D3F" w:rsidRPr="006A3D96" w:rsidRDefault="00672D3F" w:rsidP="003B05B6">
            <w:pPr>
              <w:rPr>
                <w:sz w:val="18"/>
                <w:szCs w:val="18"/>
              </w:rPr>
            </w:pPr>
            <w:r w:rsidRPr="006A3D96">
              <w:rPr>
                <w:sz w:val="18"/>
                <w:szCs w:val="18"/>
              </w:rPr>
              <w:t>0</w:t>
            </w:r>
          </w:p>
        </w:tc>
        <w:tc>
          <w:tcPr>
            <w:tcW w:w="936" w:type="dxa"/>
            <w:tcBorders>
              <w:top w:val="nil"/>
              <w:left w:val="single" w:sz="4" w:space="0" w:color="auto"/>
              <w:bottom w:val="single" w:sz="4" w:space="0" w:color="auto"/>
              <w:right w:val="single" w:sz="4" w:space="0" w:color="auto"/>
            </w:tcBorders>
            <w:shd w:val="clear" w:color="auto" w:fill="auto"/>
            <w:noWrap/>
            <w:hideMark/>
          </w:tcPr>
          <w:p w14:paraId="749F1311" w14:textId="77777777" w:rsidR="00672D3F" w:rsidRPr="006A3D96" w:rsidRDefault="00672D3F" w:rsidP="003B05B6">
            <w:pPr>
              <w:rPr>
                <w:sz w:val="18"/>
                <w:szCs w:val="18"/>
              </w:rPr>
            </w:pPr>
            <w:r w:rsidRPr="006A3D96">
              <w:rPr>
                <w:sz w:val="18"/>
                <w:szCs w:val="18"/>
              </w:rPr>
              <w:t>2</w:t>
            </w:r>
          </w:p>
        </w:tc>
        <w:tc>
          <w:tcPr>
            <w:tcW w:w="1080" w:type="dxa"/>
            <w:tcBorders>
              <w:top w:val="nil"/>
              <w:left w:val="single" w:sz="4" w:space="0" w:color="auto"/>
              <w:bottom w:val="single" w:sz="4" w:space="0" w:color="auto"/>
              <w:right w:val="single" w:sz="12" w:space="0" w:color="auto"/>
            </w:tcBorders>
            <w:shd w:val="clear" w:color="auto" w:fill="auto"/>
            <w:noWrap/>
            <w:hideMark/>
          </w:tcPr>
          <w:p w14:paraId="15AB5808"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695CF143"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025BBE45" w14:textId="77777777" w:rsidR="00672D3F" w:rsidRPr="006A3D96" w:rsidRDefault="00672D3F" w:rsidP="003B05B6">
            <w:pPr>
              <w:rPr>
                <w:sz w:val="18"/>
                <w:szCs w:val="18"/>
              </w:rPr>
            </w:pPr>
            <w:r w:rsidRPr="004C4527">
              <w:rPr>
                <w:rFonts w:eastAsia="Times New Roman"/>
                <w:sz w:val="18"/>
                <w:szCs w:val="18"/>
                <w:lang w:eastAsia="en-US"/>
              </w:rPr>
              <w:t>0</w:t>
            </w:r>
          </w:p>
        </w:tc>
        <w:tc>
          <w:tcPr>
            <w:tcW w:w="936" w:type="dxa"/>
            <w:tcBorders>
              <w:top w:val="single" w:sz="4" w:space="0" w:color="auto"/>
              <w:left w:val="single" w:sz="4" w:space="0" w:color="auto"/>
              <w:bottom w:val="single" w:sz="4" w:space="0" w:color="auto"/>
              <w:right w:val="single" w:sz="12" w:space="0" w:color="auto"/>
            </w:tcBorders>
          </w:tcPr>
          <w:p w14:paraId="149F169D" w14:textId="77777777" w:rsidR="00672D3F" w:rsidRPr="006A3D96" w:rsidRDefault="00672D3F" w:rsidP="003B05B6">
            <w:pPr>
              <w:rPr>
                <w:sz w:val="18"/>
                <w:szCs w:val="18"/>
              </w:rPr>
            </w:pPr>
            <w:r w:rsidRPr="004C4527">
              <w:rPr>
                <w:rFonts w:eastAsia="Times New Roman"/>
                <w:sz w:val="18"/>
                <w:szCs w:val="18"/>
                <w:lang w:eastAsia="en-US"/>
              </w:rPr>
              <w:t>2</w:t>
            </w:r>
          </w:p>
        </w:tc>
        <w:tc>
          <w:tcPr>
            <w:tcW w:w="1080" w:type="dxa"/>
            <w:tcBorders>
              <w:top w:val="single" w:sz="4" w:space="0" w:color="auto"/>
              <w:left w:val="single" w:sz="4" w:space="0" w:color="auto"/>
              <w:bottom w:val="single" w:sz="4" w:space="0" w:color="auto"/>
              <w:right w:val="single" w:sz="12" w:space="0" w:color="auto"/>
            </w:tcBorders>
          </w:tcPr>
          <w:p w14:paraId="36334BB2"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2B1AF7DC"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47F22196" w14:textId="6FF7ADBB" w:rsidR="00672D3F" w:rsidRPr="004C4527" w:rsidRDefault="00672D3F" w:rsidP="003B05B6">
            <w:pPr>
              <w:rPr>
                <w:rFonts w:eastAsia="Times New Roman"/>
                <w:sz w:val="18"/>
                <w:szCs w:val="18"/>
                <w:lang w:eastAsia="en-US"/>
              </w:rPr>
            </w:pPr>
            <w:r w:rsidRPr="00F36498">
              <w:rPr>
                <w:sz w:val="18"/>
                <w:szCs w:val="18"/>
              </w:rPr>
              <w:t>0</w:t>
            </w:r>
          </w:p>
        </w:tc>
        <w:tc>
          <w:tcPr>
            <w:tcW w:w="936" w:type="dxa"/>
            <w:tcBorders>
              <w:top w:val="single" w:sz="4" w:space="0" w:color="auto"/>
              <w:left w:val="single" w:sz="4" w:space="0" w:color="auto"/>
              <w:bottom w:val="single" w:sz="4" w:space="0" w:color="auto"/>
              <w:right w:val="single" w:sz="12" w:space="0" w:color="auto"/>
            </w:tcBorders>
            <w:vAlign w:val="center"/>
          </w:tcPr>
          <w:p w14:paraId="59C9294E" w14:textId="266E24E2" w:rsidR="00672D3F" w:rsidRPr="004C4527" w:rsidRDefault="00672D3F" w:rsidP="003B05B6">
            <w:pPr>
              <w:rPr>
                <w:rFonts w:eastAsia="Times New Roman"/>
                <w:sz w:val="18"/>
                <w:szCs w:val="18"/>
                <w:lang w:eastAsia="en-US"/>
              </w:rPr>
            </w:pPr>
            <w:r w:rsidRPr="00F36498">
              <w:rPr>
                <w:sz w:val="18"/>
                <w:szCs w:val="18"/>
              </w:rPr>
              <w:t>2</w:t>
            </w:r>
          </w:p>
        </w:tc>
        <w:tc>
          <w:tcPr>
            <w:tcW w:w="1080" w:type="dxa"/>
            <w:tcBorders>
              <w:top w:val="single" w:sz="4" w:space="0" w:color="auto"/>
              <w:left w:val="single" w:sz="4" w:space="0" w:color="auto"/>
              <w:bottom w:val="single" w:sz="4" w:space="0" w:color="auto"/>
              <w:right w:val="single" w:sz="12" w:space="0" w:color="auto"/>
            </w:tcBorders>
            <w:vAlign w:val="center"/>
          </w:tcPr>
          <w:p w14:paraId="0E10012A" w14:textId="434E2F4D"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1D011498" w14:textId="17095C7C"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375DFF09" w14:textId="77777777" w:rsidR="00672D3F" w:rsidRPr="006A3D96" w:rsidRDefault="00672D3F" w:rsidP="003B05B6">
            <w:pPr>
              <w:rPr>
                <w:sz w:val="18"/>
                <w:szCs w:val="18"/>
              </w:rPr>
            </w:pPr>
            <w:r w:rsidRPr="006A3D96">
              <w:rPr>
                <w:sz w:val="18"/>
                <w:szCs w:val="18"/>
              </w:rPr>
              <w:t>13</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2C0DDE81" w14:textId="77777777" w:rsidR="00672D3F" w:rsidRPr="006A3D96" w:rsidRDefault="00672D3F" w:rsidP="003B05B6">
            <w:pPr>
              <w:rPr>
                <w:sz w:val="18"/>
                <w:szCs w:val="18"/>
              </w:rPr>
            </w:pPr>
            <w:r w:rsidRPr="006A3D96">
              <w:rPr>
                <w:sz w:val="18"/>
                <w:szCs w:val="18"/>
              </w:rPr>
              <w:t>2</w:t>
            </w:r>
          </w:p>
        </w:tc>
        <w:tc>
          <w:tcPr>
            <w:tcW w:w="1080" w:type="dxa"/>
            <w:tcBorders>
              <w:top w:val="nil"/>
              <w:left w:val="single" w:sz="4" w:space="0" w:color="auto"/>
              <w:bottom w:val="single" w:sz="4" w:space="0" w:color="auto"/>
              <w:right w:val="single" w:sz="12" w:space="0" w:color="auto"/>
            </w:tcBorders>
            <w:shd w:val="clear" w:color="auto" w:fill="auto"/>
            <w:noWrap/>
            <w:hideMark/>
          </w:tcPr>
          <w:p w14:paraId="2B1DB35C"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2D76A89D"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00A398E4" w14:textId="77777777" w:rsidR="00672D3F" w:rsidRPr="006A3D96" w:rsidRDefault="00672D3F" w:rsidP="003B05B6">
            <w:pPr>
              <w:rPr>
                <w:sz w:val="18"/>
                <w:szCs w:val="18"/>
              </w:rPr>
            </w:pPr>
            <w:r w:rsidRPr="004C4527">
              <w:rPr>
                <w:rFonts w:eastAsia="Times New Roman"/>
                <w:sz w:val="18"/>
                <w:szCs w:val="18"/>
                <w:lang w:eastAsia="en-US"/>
              </w:rPr>
              <w:t>13</w:t>
            </w:r>
          </w:p>
        </w:tc>
        <w:tc>
          <w:tcPr>
            <w:tcW w:w="936" w:type="dxa"/>
            <w:tcBorders>
              <w:top w:val="single" w:sz="4" w:space="0" w:color="auto"/>
              <w:left w:val="single" w:sz="4" w:space="0" w:color="auto"/>
              <w:bottom w:val="single" w:sz="4" w:space="0" w:color="auto"/>
              <w:right w:val="single" w:sz="12" w:space="0" w:color="auto"/>
            </w:tcBorders>
          </w:tcPr>
          <w:p w14:paraId="1F2D0273" w14:textId="77777777" w:rsidR="00672D3F" w:rsidRPr="006A3D96" w:rsidRDefault="00672D3F" w:rsidP="003B05B6">
            <w:pPr>
              <w:rPr>
                <w:sz w:val="18"/>
                <w:szCs w:val="18"/>
              </w:rPr>
            </w:pPr>
            <w:r w:rsidRPr="004C4527">
              <w:rPr>
                <w:rFonts w:eastAsia="Times New Roman"/>
                <w:sz w:val="18"/>
                <w:szCs w:val="18"/>
                <w:lang w:eastAsia="en-US"/>
              </w:rPr>
              <w:t>2</w:t>
            </w:r>
          </w:p>
        </w:tc>
        <w:tc>
          <w:tcPr>
            <w:tcW w:w="1080" w:type="dxa"/>
            <w:tcBorders>
              <w:top w:val="single" w:sz="4" w:space="0" w:color="auto"/>
              <w:left w:val="single" w:sz="4" w:space="0" w:color="auto"/>
              <w:bottom w:val="single" w:sz="4" w:space="0" w:color="auto"/>
              <w:right w:val="single" w:sz="12" w:space="0" w:color="auto"/>
            </w:tcBorders>
          </w:tcPr>
          <w:p w14:paraId="1CC3C248"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4CE0FA1D"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14F9AEE1" w14:textId="67D64A68" w:rsidR="00672D3F" w:rsidRPr="004C4527" w:rsidRDefault="00672D3F" w:rsidP="003B05B6">
            <w:pPr>
              <w:rPr>
                <w:rFonts w:eastAsia="Times New Roman"/>
                <w:sz w:val="18"/>
                <w:szCs w:val="18"/>
                <w:lang w:eastAsia="en-US"/>
              </w:rPr>
            </w:pPr>
            <w:r w:rsidRPr="00F36498">
              <w:rPr>
                <w:sz w:val="18"/>
                <w:szCs w:val="18"/>
              </w:rPr>
              <w:t>5</w:t>
            </w:r>
          </w:p>
        </w:tc>
        <w:tc>
          <w:tcPr>
            <w:tcW w:w="936" w:type="dxa"/>
            <w:tcBorders>
              <w:top w:val="single" w:sz="4" w:space="0" w:color="auto"/>
              <w:left w:val="single" w:sz="4" w:space="0" w:color="auto"/>
              <w:bottom w:val="single" w:sz="4" w:space="0" w:color="auto"/>
              <w:right w:val="single" w:sz="12" w:space="0" w:color="auto"/>
            </w:tcBorders>
            <w:vAlign w:val="center"/>
          </w:tcPr>
          <w:p w14:paraId="3020297D" w14:textId="6A89C51F" w:rsidR="00672D3F" w:rsidRPr="004C4527" w:rsidRDefault="00672D3F" w:rsidP="003B05B6">
            <w:pPr>
              <w:rPr>
                <w:rFonts w:eastAsia="Times New Roman"/>
                <w:sz w:val="18"/>
                <w:szCs w:val="18"/>
                <w:lang w:eastAsia="en-US"/>
              </w:rPr>
            </w:pPr>
            <w:r w:rsidRPr="00F36498">
              <w:rPr>
                <w:sz w:val="18"/>
                <w:szCs w:val="18"/>
              </w:rPr>
              <w:t>2</w:t>
            </w:r>
          </w:p>
        </w:tc>
        <w:tc>
          <w:tcPr>
            <w:tcW w:w="1080" w:type="dxa"/>
            <w:tcBorders>
              <w:top w:val="single" w:sz="4" w:space="0" w:color="auto"/>
              <w:left w:val="single" w:sz="4" w:space="0" w:color="auto"/>
              <w:bottom w:val="single" w:sz="4" w:space="0" w:color="auto"/>
              <w:right w:val="single" w:sz="12" w:space="0" w:color="auto"/>
            </w:tcBorders>
            <w:vAlign w:val="center"/>
          </w:tcPr>
          <w:p w14:paraId="5D2DCBAD" w14:textId="29796F78"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6E29AE56" w14:textId="40EB8264"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4D7FD18A" w14:textId="77777777" w:rsidR="00672D3F" w:rsidRPr="006A3D96" w:rsidRDefault="00672D3F" w:rsidP="003B05B6">
            <w:pPr>
              <w:rPr>
                <w:sz w:val="18"/>
                <w:szCs w:val="18"/>
              </w:rPr>
            </w:pPr>
            <w:r w:rsidRPr="006A3D96">
              <w:rPr>
                <w:sz w:val="18"/>
                <w:szCs w:val="18"/>
              </w:rPr>
              <w:t>14</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3B9673D0" w14:textId="77777777" w:rsidR="00672D3F" w:rsidRPr="006A3D96" w:rsidRDefault="00672D3F" w:rsidP="003B05B6">
            <w:pPr>
              <w:rPr>
                <w:sz w:val="18"/>
                <w:szCs w:val="18"/>
              </w:rPr>
            </w:pPr>
            <w:r w:rsidRPr="006A3D96">
              <w:rPr>
                <w:sz w:val="18"/>
                <w:szCs w:val="18"/>
              </w:rPr>
              <w:t>3</w:t>
            </w:r>
          </w:p>
        </w:tc>
        <w:tc>
          <w:tcPr>
            <w:tcW w:w="1080" w:type="dxa"/>
            <w:tcBorders>
              <w:top w:val="nil"/>
              <w:left w:val="single" w:sz="4" w:space="0" w:color="auto"/>
              <w:bottom w:val="single" w:sz="4" w:space="0" w:color="auto"/>
              <w:right w:val="single" w:sz="12" w:space="0" w:color="auto"/>
            </w:tcBorders>
            <w:shd w:val="clear" w:color="auto" w:fill="auto"/>
            <w:noWrap/>
            <w:hideMark/>
          </w:tcPr>
          <w:p w14:paraId="15E5B819"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28D46024"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A76CAAA" w14:textId="77777777" w:rsidR="00672D3F" w:rsidRPr="006A3D96" w:rsidRDefault="00672D3F" w:rsidP="003B05B6">
            <w:pPr>
              <w:rPr>
                <w:sz w:val="18"/>
                <w:szCs w:val="18"/>
              </w:rPr>
            </w:pPr>
            <w:r w:rsidRPr="004C4527">
              <w:rPr>
                <w:rFonts w:eastAsia="Times New Roman"/>
                <w:sz w:val="18"/>
                <w:szCs w:val="18"/>
                <w:lang w:eastAsia="en-US"/>
              </w:rPr>
              <w:t>14</w:t>
            </w:r>
          </w:p>
        </w:tc>
        <w:tc>
          <w:tcPr>
            <w:tcW w:w="936" w:type="dxa"/>
            <w:tcBorders>
              <w:top w:val="single" w:sz="4" w:space="0" w:color="auto"/>
              <w:left w:val="single" w:sz="4" w:space="0" w:color="auto"/>
              <w:bottom w:val="single" w:sz="4" w:space="0" w:color="auto"/>
              <w:right w:val="single" w:sz="12" w:space="0" w:color="auto"/>
            </w:tcBorders>
          </w:tcPr>
          <w:p w14:paraId="5A49A2DD" w14:textId="77777777" w:rsidR="00672D3F" w:rsidRPr="006A3D96" w:rsidRDefault="00672D3F" w:rsidP="003B05B6">
            <w:pPr>
              <w:rPr>
                <w:sz w:val="18"/>
                <w:szCs w:val="18"/>
              </w:rPr>
            </w:pPr>
            <w:r w:rsidRPr="004C4527">
              <w:rPr>
                <w:rFonts w:eastAsia="Times New Roman"/>
                <w:sz w:val="18"/>
                <w:szCs w:val="18"/>
                <w:lang w:eastAsia="en-US"/>
              </w:rPr>
              <w:t>4</w:t>
            </w:r>
          </w:p>
        </w:tc>
        <w:tc>
          <w:tcPr>
            <w:tcW w:w="1080" w:type="dxa"/>
            <w:tcBorders>
              <w:top w:val="single" w:sz="4" w:space="0" w:color="auto"/>
              <w:left w:val="single" w:sz="4" w:space="0" w:color="auto"/>
              <w:bottom w:val="single" w:sz="4" w:space="0" w:color="auto"/>
              <w:right w:val="single" w:sz="12" w:space="0" w:color="auto"/>
            </w:tcBorders>
          </w:tcPr>
          <w:p w14:paraId="55F9E096"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781F5280"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00F9EE23" w14:textId="2292475F" w:rsidR="00672D3F" w:rsidRPr="004C4527" w:rsidRDefault="00672D3F" w:rsidP="003B05B6">
            <w:pPr>
              <w:rPr>
                <w:rFonts w:eastAsia="Times New Roman"/>
                <w:sz w:val="18"/>
                <w:szCs w:val="18"/>
                <w:lang w:eastAsia="en-US"/>
              </w:rPr>
            </w:pPr>
            <w:r w:rsidRPr="00F36498">
              <w:rPr>
                <w:sz w:val="18"/>
                <w:szCs w:val="18"/>
              </w:rPr>
              <w:t>10</w:t>
            </w:r>
          </w:p>
        </w:tc>
        <w:tc>
          <w:tcPr>
            <w:tcW w:w="936" w:type="dxa"/>
            <w:tcBorders>
              <w:top w:val="single" w:sz="4" w:space="0" w:color="auto"/>
              <w:left w:val="single" w:sz="4" w:space="0" w:color="auto"/>
              <w:bottom w:val="single" w:sz="4" w:space="0" w:color="auto"/>
              <w:right w:val="single" w:sz="12" w:space="0" w:color="auto"/>
            </w:tcBorders>
            <w:vAlign w:val="center"/>
          </w:tcPr>
          <w:p w14:paraId="4083E557" w14:textId="425C19FE" w:rsidR="00672D3F" w:rsidRPr="004C4527" w:rsidRDefault="00672D3F" w:rsidP="003B05B6">
            <w:pPr>
              <w:rPr>
                <w:rFonts w:eastAsia="Times New Roman"/>
                <w:sz w:val="18"/>
                <w:szCs w:val="18"/>
                <w:lang w:eastAsia="en-US"/>
              </w:rPr>
            </w:pPr>
            <w:r w:rsidRPr="00F36498">
              <w:rPr>
                <w:sz w:val="18"/>
                <w:szCs w:val="18"/>
              </w:rPr>
              <w:t>2</w:t>
            </w:r>
          </w:p>
        </w:tc>
        <w:tc>
          <w:tcPr>
            <w:tcW w:w="1080" w:type="dxa"/>
            <w:tcBorders>
              <w:top w:val="single" w:sz="4" w:space="0" w:color="auto"/>
              <w:left w:val="single" w:sz="4" w:space="0" w:color="auto"/>
              <w:bottom w:val="single" w:sz="4" w:space="0" w:color="auto"/>
              <w:right w:val="single" w:sz="12" w:space="0" w:color="auto"/>
            </w:tcBorders>
            <w:vAlign w:val="center"/>
          </w:tcPr>
          <w:p w14:paraId="25F6084D" w14:textId="32B627E9"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09644DFF" w14:textId="6AA940DF"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5011FCE5" w14:textId="77777777" w:rsidR="00672D3F" w:rsidRPr="006A3D96" w:rsidRDefault="00672D3F" w:rsidP="003B05B6">
            <w:pPr>
              <w:rPr>
                <w:sz w:val="18"/>
                <w:szCs w:val="18"/>
              </w:rPr>
            </w:pPr>
            <w:r w:rsidRPr="006A3D96">
              <w:rPr>
                <w:sz w:val="18"/>
                <w:szCs w:val="18"/>
              </w:rPr>
              <w:t>15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5D1FCD82" w14:textId="77777777" w:rsidR="00672D3F" w:rsidRPr="006A3D96" w:rsidRDefault="00672D3F" w:rsidP="003B05B6">
            <w:pPr>
              <w:rPr>
                <w:sz w:val="18"/>
                <w:szCs w:val="18"/>
              </w:rPr>
            </w:pPr>
            <w:r w:rsidRPr="006A3D96">
              <w:rPr>
                <w:sz w:val="18"/>
                <w:szCs w:val="18"/>
              </w:rPr>
              <w:t>17</w:t>
            </w:r>
          </w:p>
        </w:tc>
        <w:tc>
          <w:tcPr>
            <w:tcW w:w="1080" w:type="dxa"/>
            <w:tcBorders>
              <w:top w:val="nil"/>
              <w:left w:val="single" w:sz="4" w:space="0" w:color="auto"/>
              <w:bottom w:val="single" w:sz="4" w:space="0" w:color="auto"/>
              <w:right w:val="single" w:sz="12" w:space="0" w:color="auto"/>
            </w:tcBorders>
            <w:shd w:val="clear" w:color="auto" w:fill="auto"/>
            <w:noWrap/>
            <w:hideMark/>
          </w:tcPr>
          <w:p w14:paraId="281BD8C8"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4F58415A"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535956ED" w14:textId="77777777" w:rsidR="00672D3F" w:rsidRPr="006A3D96" w:rsidRDefault="00672D3F" w:rsidP="003B05B6">
            <w:pPr>
              <w:rPr>
                <w:sz w:val="18"/>
                <w:szCs w:val="18"/>
              </w:rPr>
            </w:pPr>
            <w:r w:rsidRPr="004C4527">
              <w:rPr>
                <w:rFonts w:eastAsia="Times New Roman"/>
                <w:sz w:val="18"/>
                <w:szCs w:val="18"/>
                <w:lang w:eastAsia="en-US"/>
              </w:rPr>
              <w:t>15</w:t>
            </w:r>
          </w:p>
        </w:tc>
        <w:tc>
          <w:tcPr>
            <w:tcW w:w="936" w:type="dxa"/>
            <w:tcBorders>
              <w:top w:val="single" w:sz="4" w:space="0" w:color="auto"/>
              <w:left w:val="single" w:sz="4" w:space="0" w:color="auto"/>
              <w:bottom w:val="single" w:sz="4" w:space="0" w:color="auto"/>
              <w:right w:val="single" w:sz="12" w:space="0" w:color="auto"/>
            </w:tcBorders>
          </w:tcPr>
          <w:p w14:paraId="2568AF58" w14:textId="77777777" w:rsidR="00672D3F" w:rsidRPr="006A3D96" w:rsidRDefault="00672D3F" w:rsidP="003B05B6">
            <w:pPr>
              <w:rPr>
                <w:sz w:val="18"/>
                <w:szCs w:val="18"/>
              </w:rPr>
            </w:pPr>
            <w:r w:rsidRPr="004C4527">
              <w:rPr>
                <w:rFonts w:eastAsia="Times New Roman"/>
                <w:sz w:val="18"/>
                <w:szCs w:val="18"/>
                <w:lang w:eastAsia="en-US"/>
              </w:rPr>
              <w:t>26</w:t>
            </w:r>
          </w:p>
        </w:tc>
        <w:tc>
          <w:tcPr>
            <w:tcW w:w="1080" w:type="dxa"/>
            <w:tcBorders>
              <w:top w:val="single" w:sz="4" w:space="0" w:color="auto"/>
              <w:left w:val="single" w:sz="4" w:space="0" w:color="auto"/>
              <w:bottom w:val="single" w:sz="4" w:space="0" w:color="auto"/>
              <w:right w:val="single" w:sz="12" w:space="0" w:color="auto"/>
            </w:tcBorders>
          </w:tcPr>
          <w:p w14:paraId="3C1B965D"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5C4F11CE"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73604987" w14:textId="10F95F3B" w:rsidR="00672D3F" w:rsidRPr="004C4527" w:rsidRDefault="00672D3F" w:rsidP="003B05B6">
            <w:pPr>
              <w:rPr>
                <w:rFonts w:eastAsia="Times New Roman"/>
                <w:sz w:val="18"/>
                <w:szCs w:val="18"/>
                <w:lang w:eastAsia="en-US"/>
              </w:rPr>
            </w:pPr>
            <w:r w:rsidRPr="00F36498">
              <w:rPr>
                <w:sz w:val="18"/>
                <w:szCs w:val="18"/>
              </w:rPr>
              <w:t>14</w:t>
            </w:r>
          </w:p>
        </w:tc>
        <w:tc>
          <w:tcPr>
            <w:tcW w:w="936" w:type="dxa"/>
            <w:tcBorders>
              <w:top w:val="single" w:sz="4" w:space="0" w:color="auto"/>
              <w:left w:val="single" w:sz="4" w:space="0" w:color="auto"/>
              <w:bottom w:val="single" w:sz="4" w:space="0" w:color="auto"/>
              <w:right w:val="single" w:sz="12" w:space="0" w:color="auto"/>
            </w:tcBorders>
            <w:vAlign w:val="center"/>
          </w:tcPr>
          <w:p w14:paraId="2F1EDC58" w14:textId="625DF60B" w:rsidR="00672D3F" w:rsidRPr="004C4527" w:rsidRDefault="00672D3F" w:rsidP="003B05B6">
            <w:pPr>
              <w:rPr>
                <w:rFonts w:eastAsia="Times New Roman"/>
                <w:sz w:val="18"/>
                <w:szCs w:val="18"/>
                <w:lang w:eastAsia="en-US"/>
              </w:rPr>
            </w:pPr>
            <w:r w:rsidRPr="00F36498">
              <w:rPr>
                <w:sz w:val="18"/>
                <w:szCs w:val="18"/>
              </w:rPr>
              <w:t>2</w:t>
            </w:r>
          </w:p>
        </w:tc>
        <w:tc>
          <w:tcPr>
            <w:tcW w:w="1080" w:type="dxa"/>
            <w:tcBorders>
              <w:top w:val="single" w:sz="4" w:space="0" w:color="auto"/>
              <w:left w:val="single" w:sz="4" w:space="0" w:color="auto"/>
              <w:bottom w:val="single" w:sz="4" w:space="0" w:color="auto"/>
              <w:right w:val="single" w:sz="12" w:space="0" w:color="auto"/>
            </w:tcBorders>
            <w:vAlign w:val="center"/>
          </w:tcPr>
          <w:p w14:paraId="7A2A8F1D" w14:textId="1125DCE8"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717E4C7C" w14:textId="4DC13F26"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6810EBCD" w14:textId="77777777" w:rsidR="00672D3F" w:rsidRPr="006A3D96" w:rsidRDefault="00672D3F" w:rsidP="003B05B6">
            <w:pPr>
              <w:rPr>
                <w:sz w:val="18"/>
                <w:szCs w:val="18"/>
              </w:rPr>
            </w:pPr>
            <w:r w:rsidRPr="006A3D96">
              <w:rPr>
                <w:sz w:val="18"/>
                <w:szCs w:val="18"/>
              </w:rPr>
              <w:t>16</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6C331234" w14:textId="77777777" w:rsidR="00672D3F" w:rsidRPr="006A3D96" w:rsidRDefault="00672D3F" w:rsidP="003B05B6">
            <w:pPr>
              <w:rPr>
                <w:sz w:val="18"/>
                <w:szCs w:val="18"/>
              </w:rPr>
            </w:pPr>
            <w:r w:rsidRPr="006A3D96">
              <w:rPr>
                <w:sz w:val="18"/>
                <w:szCs w:val="18"/>
              </w:rPr>
              <w:t>84</w:t>
            </w:r>
          </w:p>
        </w:tc>
        <w:tc>
          <w:tcPr>
            <w:tcW w:w="1080" w:type="dxa"/>
            <w:tcBorders>
              <w:top w:val="nil"/>
              <w:left w:val="single" w:sz="4" w:space="0" w:color="auto"/>
              <w:bottom w:val="single" w:sz="4" w:space="0" w:color="auto"/>
              <w:right w:val="single" w:sz="12" w:space="0" w:color="auto"/>
            </w:tcBorders>
            <w:shd w:val="clear" w:color="auto" w:fill="auto"/>
            <w:noWrap/>
            <w:hideMark/>
          </w:tcPr>
          <w:p w14:paraId="7E4E42F5"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1B6BAAC4"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31D1DC4" w14:textId="77777777" w:rsidR="00672D3F" w:rsidRPr="006A3D96" w:rsidRDefault="00672D3F" w:rsidP="003B05B6">
            <w:pPr>
              <w:rPr>
                <w:sz w:val="18"/>
                <w:szCs w:val="18"/>
              </w:rPr>
            </w:pPr>
            <w:r w:rsidRPr="004C4527">
              <w:rPr>
                <w:rFonts w:eastAsia="Times New Roman"/>
                <w:sz w:val="18"/>
                <w:szCs w:val="18"/>
                <w:lang w:eastAsia="en-US"/>
              </w:rPr>
              <w:t>16</w:t>
            </w:r>
          </w:p>
        </w:tc>
        <w:tc>
          <w:tcPr>
            <w:tcW w:w="936" w:type="dxa"/>
            <w:tcBorders>
              <w:top w:val="single" w:sz="4" w:space="0" w:color="auto"/>
              <w:left w:val="single" w:sz="4" w:space="0" w:color="auto"/>
              <w:bottom w:val="single" w:sz="4" w:space="0" w:color="auto"/>
              <w:right w:val="single" w:sz="12" w:space="0" w:color="auto"/>
            </w:tcBorders>
          </w:tcPr>
          <w:p w14:paraId="5F0B9216" w14:textId="77777777" w:rsidR="00672D3F" w:rsidRPr="006A3D96" w:rsidRDefault="00672D3F" w:rsidP="003B05B6">
            <w:pPr>
              <w:rPr>
                <w:sz w:val="18"/>
                <w:szCs w:val="18"/>
              </w:rPr>
            </w:pPr>
            <w:r w:rsidRPr="004C4527">
              <w:rPr>
                <w:rFonts w:eastAsia="Times New Roman"/>
                <w:sz w:val="18"/>
                <w:szCs w:val="18"/>
                <w:lang w:eastAsia="en-US"/>
              </w:rPr>
              <w:t>153</w:t>
            </w:r>
          </w:p>
        </w:tc>
        <w:tc>
          <w:tcPr>
            <w:tcW w:w="1080" w:type="dxa"/>
            <w:tcBorders>
              <w:top w:val="single" w:sz="4" w:space="0" w:color="auto"/>
              <w:left w:val="single" w:sz="4" w:space="0" w:color="auto"/>
              <w:bottom w:val="single" w:sz="4" w:space="0" w:color="auto"/>
              <w:right w:val="single" w:sz="12" w:space="0" w:color="auto"/>
            </w:tcBorders>
          </w:tcPr>
          <w:p w14:paraId="59F0446F"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046F1C2E"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0434831C" w14:textId="74CC510C" w:rsidR="00672D3F" w:rsidRPr="004C4527" w:rsidRDefault="00672D3F" w:rsidP="003B05B6">
            <w:pPr>
              <w:rPr>
                <w:rFonts w:eastAsia="Times New Roman"/>
                <w:sz w:val="18"/>
                <w:szCs w:val="18"/>
                <w:lang w:eastAsia="en-US"/>
              </w:rPr>
            </w:pPr>
            <w:r w:rsidRPr="00F36498">
              <w:rPr>
                <w:sz w:val="18"/>
                <w:szCs w:val="18"/>
              </w:rPr>
              <w:t>15</w:t>
            </w:r>
          </w:p>
        </w:tc>
        <w:tc>
          <w:tcPr>
            <w:tcW w:w="936" w:type="dxa"/>
            <w:tcBorders>
              <w:top w:val="single" w:sz="4" w:space="0" w:color="auto"/>
              <w:left w:val="single" w:sz="4" w:space="0" w:color="auto"/>
              <w:bottom w:val="single" w:sz="4" w:space="0" w:color="auto"/>
              <w:right w:val="single" w:sz="12" w:space="0" w:color="auto"/>
            </w:tcBorders>
            <w:vAlign w:val="center"/>
          </w:tcPr>
          <w:p w14:paraId="3B2268F1" w14:textId="49B4FCDB" w:rsidR="00672D3F" w:rsidRPr="004C4527" w:rsidRDefault="00672D3F" w:rsidP="003B05B6">
            <w:pPr>
              <w:rPr>
                <w:rFonts w:eastAsia="Times New Roman"/>
                <w:sz w:val="18"/>
                <w:szCs w:val="18"/>
                <w:lang w:eastAsia="en-US"/>
              </w:rPr>
            </w:pPr>
            <w:r w:rsidRPr="00F36498">
              <w:rPr>
                <w:sz w:val="18"/>
                <w:szCs w:val="18"/>
              </w:rPr>
              <w:t>10</w:t>
            </w:r>
          </w:p>
        </w:tc>
        <w:tc>
          <w:tcPr>
            <w:tcW w:w="1080" w:type="dxa"/>
            <w:tcBorders>
              <w:top w:val="single" w:sz="4" w:space="0" w:color="auto"/>
              <w:left w:val="single" w:sz="4" w:space="0" w:color="auto"/>
              <w:bottom w:val="single" w:sz="4" w:space="0" w:color="auto"/>
              <w:right w:val="single" w:sz="12" w:space="0" w:color="auto"/>
            </w:tcBorders>
            <w:vAlign w:val="center"/>
          </w:tcPr>
          <w:p w14:paraId="09A07923" w14:textId="749859CA"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032ECBE5" w14:textId="6C53EF81"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15491C0C" w14:textId="77777777" w:rsidR="00672D3F" w:rsidRPr="006A3D96" w:rsidRDefault="00672D3F" w:rsidP="003B05B6">
            <w:pPr>
              <w:rPr>
                <w:sz w:val="18"/>
                <w:szCs w:val="18"/>
              </w:rPr>
            </w:pPr>
            <w:r w:rsidRPr="006A3D96">
              <w:rPr>
                <w:sz w:val="18"/>
                <w:szCs w:val="18"/>
              </w:rPr>
              <w:t>17</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30C5BA86" w14:textId="77777777" w:rsidR="00672D3F" w:rsidRPr="006A3D96" w:rsidRDefault="00672D3F" w:rsidP="003B05B6">
            <w:pPr>
              <w:rPr>
                <w:sz w:val="18"/>
                <w:szCs w:val="18"/>
              </w:rPr>
            </w:pPr>
            <w:r w:rsidRPr="006A3D96">
              <w:rPr>
                <w:sz w:val="18"/>
                <w:szCs w:val="18"/>
              </w:rPr>
              <w:t>425</w:t>
            </w:r>
          </w:p>
        </w:tc>
        <w:tc>
          <w:tcPr>
            <w:tcW w:w="1080" w:type="dxa"/>
            <w:tcBorders>
              <w:top w:val="nil"/>
              <w:left w:val="single" w:sz="4" w:space="0" w:color="auto"/>
              <w:bottom w:val="single" w:sz="4" w:space="0" w:color="auto"/>
              <w:right w:val="single" w:sz="12" w:space="0" w:color="auto"/>
            </w:tcBorders>
            <w:shd w:val="clear" w:color="auto" w:fill="auto"/>
            <w:noWrap/>
            <w:hideMark/>
          </w:tcPr>
          <w:p w14:paraId="2C916911" w14:textId="77777777" w:rsidR="00672D3F" w:rsidRPr="006A3D96" w:rsidRDefault="00672D3F" w:rsidP="003B05B6">
            <w:pPr>
              <w:rPr>
                <w:sz w:val="18"/>
                <w:szCs w:val="18"/>
              </w:rPr>
            </w:pPr>
            <w:r w:rsidRPr="006A3D96">
              <w:rPr>
                <w:sz w:val="18"/>
                <w:szCs w:val="18"/>
              </w:rPr>
              <w:t>0-600</w:t>
            </w:r>
          </w:p>
        </w:tc>
        <w:tc>
          <w:tcPr>
            <w:tcW w:w="288" w:type="dxa"/>
            <w:tcBorders>
              <w:left w:val="single" w:sz="4" w:space="0" w:color="auto"/>
            </w:tcBorders>
          </w:tcPr>
          <w:p w14:paraId="61788877"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02BD96BC" w14:textId="77777777" w:rsidR="00672D3F" w:rsidRPr="006A3D96" w:rsidRDefault="00672D3F" w:rsidP="003B05B6">
            <w:pPr>
              <w:rPr>
                <w:sz w:val="18"/>
                <w:szCs w:val="18"/>
              </w:rPr>
            </w:pPr>
            <w:r w:rsidRPr="004C4527">
              <w:rPr>
                <w:rFonts w:eastAsia="Times New Roman"/>
                <w:sz w:val="18"/>
                <w:szCs w:val="18"/>
                <w:lang w:eastAsia="en-US"/>
              </w:rPr>
              <w:t>17</w:t>
            </w:r>
          </w:p>
        </w:tc>
        <w:tc>
          <w:tcPr>
            <w:tcW w:w="936" w:type="dxa"/>
            <w:tcBorders>
              <w:top w:val="single" w:sz="4" w:space="0" w:color="auto"/>
              <w:left w:val="single" w:sz="4" w:space="0" w:color="auto"/>
              <w:bottom w:val="single" w:sz="4" w:space="0" w:color="auto"/>
              <w:right w:val="single" w:sz="12" w:space="0" w:color="auto"/>
            </w:tcBorders>
          </w:tcPr>
          <w:p w14:paraId="3E4C6BC9" w14:textId="77777777" w:rsidR="00672D3F" w:rsidRPr="006A3D96" w:rsidRDefault="00672D3F" w:rsidP="003B05B6">
            <w:pPr>
              <w:rPr>
                <w:sz w:val="18"/>
                <w:szCs w:val="18"/>
              </w:rPr>
            </w:pPr>
            <w:r w:rsidRPr="004C4527">
              <w:rPr>
                <w:rFonts w:eastAsia="Times New Roman"/>
                <w:sz w:val="18"/>
                <w:szCs w:val="18"/>
                <w:lang w:eastAsia="en-US"/>
              </w:rPr>
              <w:t>655</w:t>
            </w:r>
          </w:p>
        </w:tc>
        <w:tc>
          <w:tcPr>
            <w:tcW w:w="1080" w:type="dxa"/>
            <w:tcBorders>
              <w:top w:val="single" w:sz="4" w:space="0" w:color="auto"/>
              <w:left w:val="single" w:sz="4" w:space="0" w:color="auto"/>
              <w:bottom w:val="single" w:sz="4" w:space="0" w:color="auto"/>
              <w:right w:val="single" w:sz="12" w:space="0" w:color="auto"/>
            </w:tcBorders>
          </w:tcPr>
          <w:p w14:paraId="14CFCE6C" w14:textId="77777777" w:rsidR="00672D3F" w:rsidRPr="006A3D96" w:rsidRDefault="00672D3F" w:rsidP="003B05B6">
            <w:pPr>
              <w:rPr>
                <w:sz w:val="18"/>
                <w:szCs w:val="18"/>
              </w:rPr>
            </w:pPr>
            <w:r w:rsidRPr="004C4527">
              <w:rPr>
                <w:rFonts w:eastAsia="Times New Roman"/>
                <w:sz w:val="18"/>
                <w:szCs w:val="18"/>
                <w:lang w:eastAsia="en-US"/>
              </w:rPr>
              <w:t>0-600</w:t>
            </w:r>
          </w:p>
        </w:tc>
        <w:tc>
          <w:tcPr>
            <w:tcW w:w="288" w:type="dxa"/>
            <w:tcBorders>
              <w:left w:val="single" w:sz="4" w:space="0" w:color="auto"/>
              <w:right w:val="single" w:sz="12" w:space="0" w:color="auto"/>
            </w:tcBorders>
          </w:tcPr>
          <w:p w14:paraId="42A2407A"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3E4A7FBB" w14:textId="19CFDFFF" w:rsidR="00672D3F" w:rsidRPr="004C4527" w:rsidRDefault="00672D3F" w:rsidP="003B05B6">
            <w:pPr>
              <w:rPr>
                <w:rFonts w:eastAsia="Times New Roman"/>
                <w:sz w:val="18"/>
                <w:szCs w:val="18"/>
                <w:lang w:eastAsia="en-US"/>
              </w:rPr>
            </w:pPr>
            <w:r w:rsidRPr="00F36498">
              <w:rPr>
                <w:sz w:val="18"/>
                <w:szCs w:val="18"/>
              </w:rPr>
              <w:t>16</w:t>
            </w:r>
          </w:p>
        </w:tc>
        <w:tc>
          <w:tcPr>
            <w:tcW w:w="936" w:type="dxa"/>
            <w:tcBorders>
              <w:top w:val="single" w:sz="4" w:space="0" w:color="auto"/>
              <w:left w:val="single" w:sz="4" w:space="0" w:color="auto"/>
              <w:bottom w:val="single" w:sz="4" w:space="0" w:color="auto"/>
              <w:right w:val="single" w:sz="12" w:space="0" w:color="auto"/>
            </w:tcBorders>
            <w:vAlign w:val="center"/>
          </w:tcPr>
          <w:p w14:paraId="2E5265E1" w14:textId="3F5536E0" w:rsidR="00672D3F" w:rsidRPr="004C4527" w:rsidRDefault="00672D3F" w:rsidP="003B05B6">
            <w:pPr>
              <w:rPr>
                <w:rFonts w:eastAsia="Times New Roman"/>
                <w:sz w:val="18"/>
                <w:szCs w:val="18"/>
                <w:lang w:eastAsia="en-US"/>
              </w:rPr>
            </w:pPr>
            <w:r w:rsidRPr="00F36498">
              <w:rPr>
                <w:sz w:val="18"/>
                <w:szCs w:val="18"/>
              </w:rPr>
              <w:t>70</w:t>
            </w:r>
          </w:p>
        </w:tc>
        <w:tc>
          <w:tcPr>
            <w:tcW w:w="1080" w:type="dxa"/>
            <w:tcBorders>
              <w:top w:val="single" w:sz="4" w:space="0" w:color="auto"/>
              <w:left w:val="single" w:sz="4" w:space="0" w:color="auto"/>
              <w:bottom w:val="single" w:sz="4" w:space="0" w:color="auto"/>
              <w:right w:val="single" w:sz="12" w:space="0" w:color="auto"/>
            </w:tcBorders>
            <w:vAlign w:val="center"/>
          </w:tcPr>
          <w:p w14:paraId="6B18261D" w14:textId="13B98C5A"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3CA298F1" w14:textId="187B294A"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3550CEAF" w14:textId="77777777" w:rsidR="00672D3F" w:rsidRPr="006A3D96" w:rsidRDefault="00672D3F" w:rsidP="003B05B6">
            <w:pPr>
              <w:rPr>
                <w:sz w:val="18"/>
                <w:szCs w:val="18"/>
              </w:rPr>
            </w:pPr>
            <w:r w:rsidRPr="006A3D96">
              <w:rPr>
                <w:sz w:val="18"/>
                <w:szCs w:val="18"/>
              </w:rPr>
              <w:t>17</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7815D5C8" w14:textId="77777777" w:rsidR="00672D3F" w:rsidRPr="006A3D96" w:rsidRDefault="00672D3F" w:rsidP="003B05B6">
            <w:pPr>
              <w:rPr>
                <w:sz w:val="18"/>
                <w:szCs w:val="18"/>
              </w:rPr>
            </w:pPr>
            <w:r w:rsidRPr="006A3D96">
              <w:rPr>
                <w:sz w:val="18"/>
                <w:szCs w:val="18"/>
              </w:rPr>
              <w:t>408</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78B75210" w14:textId="77777777" w:rsidR="00672D3F" w:rsidRPr="006A3D96" w:rsidRDefault="00672D3F" w:rsidP="003B05B6">
            <w:pPr>
              <w:rPr>
                <w:sz w:val="18"/>
                <w:szCs w:val="18"/>
              </w:rPr>
            </w:pPr>
            <w:r w:rsidRPr="006A3D96">
              <w:rPr>
                <w:sz w:val="18"/>
                <w:szCs w:val="18"/>
              </w:rPr>
              <w:t>0-6000</w:t>
            </w:r>
          </w:p>
        </w:tc>
        <w:tc>
          <w:tcPr>
            <w:tcW w:w="288" w:type="dxa"/>
            <w:tcBorders>
              <w:left w:val="single" w:sz="4" w:space="0" w:color="auto"/>
            </w:tcBorders>
          </w:tcPr>
          <w:p w14:paraId="2BD42C1F"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67929192" w14:textId="77777777" w:rsidR="00672D3F" w:rsidRPr="006A3D96" w:rsidRDefault="00672D3F" w:rsidP="003B05B6">
            <w:pPr>
              <w:rPr>
                <w:sz w:val="18"/>
                <w:szCs w:val="18"/>
              </w:rPr>
            </w:pPr>
            <w:r w:rsidRPr="004C4527">
              <w:rPr>
                <w:rFonts w:eastAsia="Times New Roman"/>
                <w:sz w:val="18"/>
                <w:szCs w:val="18"/>
                <w:lang w:eastAsia="en-US"/>
              </w:rPr>
              <w:t>17</w:t>
            </w:r>
          </w:p>
        </w:tc>
        <w:tc>
          <w:tcPr>
            <w:tcW w:w="936" w:type="dxa"/>
            <w:tcBorders>
              <w:top w:val="single" w:sz="4" w:space="0" w:color="auto"/>
              <w:left w:val="single" w:sz="4" w:space="0" w:color="auto"/>
              <w:bottom w:val="single" w:sz="4" w:space="0" w:color="auto"/>
              <w:right w:val="single" w:sz="12" w:space="0" w:color="auto"/>
            </w:tcBorders>
          </w:tcPr>
          <w:p w14:paraId="7CE76B06" w14:textId="77777777" w:rsidR="00672D3F" w:rsidRPr="006A3D96" w:rsidRDefault="00672D3F" w:rsidP="003B05B6">
            <w:pPr>
              <w:rPr>
                <w:sz w:val="18"/>
                <w:szCs w:val="18"/>
              </w:rPr>
            </w:pPr>
            <w:r w:rsidRPr="004C4527">
              <w:rPr>
                <w:rFonts w:eastAsia="Times New Roman"/>
                <w:sz w:val="18"/>
                <w:szCs w:val="18"/>
                <w:lang w:eastAsia="en-US"/>
              </w:rPr>
              <w:t>645</w:t>
            </w:r>
          </w:p>
        </w:tc>
        <w:tc>
          <w:tcPr>
            <w:tcW w:w="1080" w:type="dxa"/>
            <w:tcBorders>
              <w:top w:val="single" w:sz="4" w:space="0" w:color="auto"/>
              <w:left w:val="single" w:sz="4" w:space="0" w:color="auto"/>
              <w:bottom w:val="single" w:sz="4" w:space="0" w:color="auto"/>
              <w:right w:val="single" w:sz="12" w:space="0" w:color="auto"/>
            </w:tcBorders>
          </w:tcPr>
          <w:p w14:paraId="5501AEFA" w14:textId="77777777" w:rsidR="00672D3F" w:rsidRPr="006A3D96" w:rsidRDefault="00672D3F" w:rsidP="003B05B6">
            <w:pPr>
              <w:rPr>
                <w:sz w:val="18"/>
                <w:szCs w:val="18"/>
              </w:rPr>
            </w:pPr>
            <w:r w:rsidRPr="004C4527">
              <w:rPr>
                <w:rFonts w:eastAsia="Times New Roman"/>
                <w:sz w:val="18"/>
                <w:szCs w:val="18"/>
                <w:lang w:eastAsia="en-US"/>
              </w:rPr>
              <w:t>0-6000</w:t>
            </w:r>
          </w:p>
        </w:tc>
        <w:tc>
          <w:tcPr>
            <w:tcW w:w="288" w:type="dxa"/>
            <w:tcBorders>
              <w:left w:val="single" w:sz="4" w:space="0" w:color="auto"/>
              <w:right w:val="single" w:sz="12" w:space="0" w:color="auto"/>
            </w:tcBorders>
          </w:tcPr>
          <w:p w14:paraId="70296405"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338675CB" w14:textId="27F46568" w:rsidR="00672D3F" w:rsidRPr="004C4527" w:rsidRDefault="00672D3F" w:rsidP="003B05B6">
            <w:pPr>
              <w:rPr>
                <w:rFonts w:eastAsia="Times New Roman"/>
                <w:sz w:val="18"/>
                <w:szCs w:val="18"/>
                <w:lang w:eastAsia="en-US"/>
              </w:rPr>
            </w:pPr>
            <w:r w:rsidRPr="00F36498">
              <w:rPr>
                <w:sz w:val="18"/>
                <w:szCs w:val="18"/>
              </w:rPr>
              <w:t>17</w:t>
            </w:r>
          </w:p>
        </w:tc>
        <w:tc>
          <w:tcPr>
            <w:tcW w:w="936" w:type="dxa"/>
            <w:tcBorders>
              <w:top w:val="single" w:sz="4" w:space="0" w:color="auto"/>
              <w:left w:val="single" w:sz="4" w:space="0" w:color="auto"/>
              <w:bottom w:val="single" w:sz="4" w:space="0" w:color="auto"/>
              <w:right w:val="single" w:sz="12" w:space="0" w:color="auto"/>
            </w:tcBorders>
            <w:vAlign w:val="center"/>
          </w:tcPr>
          <w:p w14:paraId="716609FD" w14:textId="4326F6A2" w:rsidR="00672D3F" w:rsidRPr="004C4527" w:rsidRDefault="00672D3F" w:rsidP="003B05B6">
            <w:pPr>
              <w:rPr>
                <w:rFonts w:eastAsia="Times New Roman"/>
                <w:sz w:val="18"/>
                <w:szCs w:val="18"/>
                <w:lang w:eastAsia="en-US"/>
              </w:rPr>
            </w:pPr>
            <w:r w:rsidRPr="00F36498">
              <w:rPr>
                <w:sz w:val="18"/>
                <w:szCs w:val="18"/>
              </w:rPr>
              <w:t>523</w:t>
            </w:r>
          </w:p>
        </w:tc>
        <w:tc>
          <w:tcPr>
            <w:tcW w:w="1080" w:type="dxa"/>
            <w:tcBorders>
              <w:top w:val="single" w:sz="4" w:space="0" w:color="auto"/>
              <w:left w:val="single" w:sz="4" w:space="0" w:color="auto"/>
              <w:bottom w:val="single" w:sz="4" w:space="0" w:color="auto"/>
              <w:right w:val="single" w:sz="12" w:space="0" w:color="auto"/>
            </w:tcBorders>
            <w:vAlign w:val="center"/>
          </w:tcPr>
          <w:p w14:paraId="47EBAE02" w14:textId="504A16CF" w:rsidR="00672D3F" w:rsidRPr="004C4527" w:rsidRDefault="00672D3F" w:rsidP="003B05B6">
            <w:pPr>
              <w:rPr>
                <w:rFonts w:eastAsia="Times New Roman"/>
                <w:sz w:val="18"/>
                <w:szCs w:val="18"/>
                <w:lang w:eastAsia="en-US"/>
              </w:rPr>
            </w:pPr>
            <w:r w:rsidRPr="00F36498">
              <w:rPr>
                <w:sz w:val="18"/>
                <w:szCs w:val="18"/>
              </w:rPr>
              <w:t>0-600</w:t>
            </w:r>
          </w:p>
        </w:tc>
      </w:tr>
      <w:tr w:rsidR="00672D3F" w:rsidRPr="006A3D96" w14:paraId="5FF05145" w14:textId="377F706C"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44D23383" w14:textId="77777777" w:rsidR="00672D3F" w:rsidRPr="006A3D96" w:rsidRDefault="00672D3F" w:rsidP="003B05B6">
            <w:pPr>
              <w:rPr>
                <w:sz w:val="18"/>
                <w:szCs w:val="18"/>
              </w:rPr>
            </w:pPr>
            <w:r w:rsidRPr="006A3D96">
              <w:rPr>
                <w:sz w:val="18"/>
                <w:szCs w:val="18"/>
              </w:rPr>
              <w:t>18</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4F0EF9E3" w14:textId="77777777" w:rsidR="00672D3F" w:rsidRPr="006A3D96" w:rsidRDefault="00672D3F" w:rsidP="003B05B6">
            <w:pPr>
              <w:rPr>
                <w:sz w:val="18"/>
                <w:szCs w:val="18"/>
              </w:rPr>
            </w:pPr>
            <w:r w:rsidRPr="006A3D96">
              <w:rPr>
                <w:sz w:val="18"/>
                <w:szCs w:val="18"/>
              </w:rPr>
              <w:t>1245</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C955661" w14:textId="77777777" w:rsidR="00672D3F" w:rsidRPr="006A3D96" w:rsidRDefault="00672D3F" w:rsidP="003B05B6">
            <w:pPr>
              <w:rPr>
                <w:sz w:val="18"/>
                <w:szCs w:val="18"/>
              </w:rPr>
            </w:pPr>
            <w:r w:rsidRPr="006A3D96">
              <w:rPr>
                <w:sz w:val="18"/>
                <w:szCs w:val="18"/>
              </w:rPr>
              <w:t>0-6000</w:t>
            </w:r>
          </w:p>
        </w:tc>
        <w:tc>
          <w:tcPr>
            <w:tcW w:w="288" w:type="dxa"/>
            <w:tcBorders>
              <w:left w:val="single" w:sz="4" w:space="0" w:color="auto"/>
            </w:tcBorders>
          </w:tcPr>
          <w:p w14:paraId="581F83B4"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6AFA471" w14:textId="77777777" w:rsidR="00672D3F" w:rsidRPr="006A3D96" w:rsidRDefault="00672D3F" w:rsidP="003B05B6">
            <w:pPr>
              <w:rPr>
                <w:sz w:val="18"/>
                <w:szCs w:val="18"/>
              </w:rPr>
            </w:pPr>
            <w:r w:rsidRPr="004C4527">
              <w:rPr>
                <w:rFonts w:eastAsia="Times New Roman"/>
                <w:sz w:val="18"/>
                <w:szCs w:val="18"/>
                <w:lang w:eastAsia="en-US"/>
              </w:rPr>
              <w:t>18</w:t>
            </w:r>
          </w:p>
        </w:tc>
        <w:tc>
          <w:tcPr>
            <w:tcW w:w="936" w:type="dxa"/>
            <w:tcBorders>
              <w:top w:val="single" w:sz="4" w:space="0" w:color="auto"/>
              <w:left w:val="single" w:sz="4" w:space="0" w:color="auto"/>
              <w:bottom w:val="single" w:sz="4" w:space="0" w:color="auto"/>
              <w:right w:val="single" w:sz="12" w:space="0" w:color="auto"/>
            </w:tcBorders>
          </w:tcPr>
          <w:p w14:paraId="6B443181" w14:textId="77777777" w:rsidR="00672D3F" w:rsidRPr="006A3D96" w:rsidRDefault="00672D3F" w:rsidP="003B05B6">
            <w:pPr>
              <w:rPr>
                <w:sz w:val="18"/>
                <w:szCs w:val="18"/>
              </w:rPr>
            </w:pPr>
            <w:r w:rsidRPr="004C4527">
              <w:rPr>
                <w:rFonts w:eastAsia="Times New Roman"/>
                <w:sz w:val="18"/>
                <w:szCs w:val="18"/>
                <w:lang w:eastAsia="en-US"/>
              </w:rPr>
              <w:t>1940</w:t>
            </w:r>
          </w:p>
        </w:tc>
        <w:tc>
          <w:tcPr>
            <w:tcW w:w="1080" w:type="dxa"/>
            <w:tcBorders>
              <w:top w:val="single" w:sz="4" w:space="0" w:color="auto"/>
              <w:left w:val="single" w:sz="4" w:space="0" w:color="auto"/>
              <w:bottom w:val="single" w:sz="4" w:space="0" w:color="auto"/>
              <w:right w:val="single" w:sz="12" w:space="0" w:color="auto"/>
            </w:tcBorders>
          </w:tcPr>
          <w:p w14:paraId="322C1361" w14:textId="77777777" w:rsidR="00672D3F" w:rsidRPr="006A3D96" w:rsidRDefault="00672D3F" w:rsidP="003B05B6">
            <w:pPr>
              <w:rPr>
                <w:sz w:val="18"/>
                <w:szCs w:val="18"/>
              </w:rPr>
            </w:pPr>
            <w:r w:rsidRPr="004C4527">
              <w:rPr>
                <w:rFonts w:eastAsia="Times New Roman"/>
                <w:sz w:val="18"/>
                <w:szCs w:val="18"/>
                <w:lang w:eastAsia="en-US"/>
              </w:rPr>
              <w:t>0-6000</w:t>
            </w:r>
          </w:p>
        </w:tc>
        <w:tc>
          <w:tcPr>
            <w:tcW w:w="288" w:type="dxa"/>
            <w:tcBorders>
              <w:left w:val="single" w:sz="4" w:space="0" w:color="auto"/>
              <w:right w:val="single" w:sz="12" w:space="0" w:color="auto"/>
            </w:tcBorders>
          </w:tcPr>
          <w:p w14:paraId="32649238"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67155C4E" w14:textId="545631B8" w:rsidR="00672D3F" w:rsidRPr="004C4527" w:rsidRDefault="00672D3F" w:rsidP="003B05B6">
            <w:pPr>
              <w:rPr>
                <w:rFonts w:eastAsia="Times New Roman"/>
                <w:sz w:val="18"/>
                <w:szCs w:val="18"/>
                <w:lang w:eastAsia="en-US"/>
              </w:rPr>
            </w:pPr>
            <w:r w:rsidRPr="00F36498">
              <w:rPr>
                <w:sz w:val="18"/>
                <w:szCs w:val="18"/>
              </w:rPr>
              <w:t>17</w:t>
            </w:r>
          </w:p>
        </w:tc>
        <w:tc>
          <w:tcPr>
            <w:tcW w:w="936" w:type="dxa"/>
            <w:tcBorders>
              <w:top w:val="single" w:sz="4" w:space="0" w:color="auto"/>
              <w:left w:val="single" w:sz="4" w:space="0" w:color="auto"/>
              <w:bottom w:val="single" w:sz="4" w:space="0" w:color="auto"/>
              <w:right w:val="single" w:sz="12" w:space="0" w:color="auto"/>
            </w:tcBorders>
            <w:vAlign w:val="center"/>
          </w:tcPr>
          <w:p w14:paraId="1E8D0E9D" w14:textId="48D074BA" w:rsidR="00672D3F" w:rsidRPr="004C4527" w:rsidRDefault="00672D3F" w:rsidP="003B05B6">
            <w:pPr>
              <w:rPr>
                <w:rFonts w:eastAsia="Times New Roman"/>
                <w:sz w:val="18"/>
                <w:szCs w:val="18"/>
                <w:lang w:eastAsia="en-US"/>
              </w:rPr>
            </w:pPr>
            <w:r w:rsidRPr="00F36498">
              <w:rPr>
                <w:sz w:val="18"/>
                <w:szCs w:val="18"/>
              </w:rPr>
              <w:t>512</w:t>
            </w:r>
          </w:p>
        </w:tc>
        <w:tc>
          <w:tcPr>
            <w:tcW w:w="1080" w:type="dxa"/>
            <w:tcBorders>
              <w:top w:val="single" w:sz="4" w:space="0" w:color="auto"/>
              <w:left w:val="single" w:sz="4" w:space="0" w:color="auto"/>
              <w:bottom w:val="single" w:sz="4" w:space="0" w:color="auto"/>
              <w:right w:val="single" w:sz="12" w:space="0" w:color="auto"/>
            </w:tcBorders>
            <w:vAlign w:val="center"/>
          </w:tcPr>
          <w:p w14:paraId="2F08B614" w14:textId="4559F34B" w:rsidR="00672D3F" w:rsidRPr="004C4527" w:rsidRDefault="00672D3F" w:rsidP="003B05B6">
            <w:pPr>
              <w:rPr>
                <w:rFonts w:eastAsia="Times New Roman"/>
                <w:sz w:val="18"/>
                <w:szCs w:val="18"/>
                <w:lang w:eastAsia="en-US"/>
              </w:rPr>
            </w:pPr>
            <w:r w:rsidRPr="00F36498">
              <w:rPr>
                <w:sz w:val="18"/>
                <w:szCs w:val="18"/>
              </w:rPr>
              <w:t>0-6000</w:t>
            </w:r>
          </w:p>
        </w:tc>
      </w:tr>
      <w:tr w:rsidR="00672D3F" w:rsidRPr="006A3D96" w14:paraId="56B70E14" w14:textId="7C3DE4BE"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216AA686" w14:textId="77777777" w:rsidR="00672D3F" w:rsidRPr="006A3D96" w:rsidRDefault="00672D3F" w:rsidP="003B05B6">
            <w:pPr>
              <w:rPr>
                <w:sz w:val="18"/>
                <w:szCs w:val="18"/>
              </w:rPr>
            </w:pPr>
            <w:r w:rsidRPr="006A3D96">
              <w:rPr>
                <w:sz w:val="18"/>
                <w:szCs w:val="18"/>
              </w:rPr>
              <w:t>19</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13833015" w14:textId="77777777" w:rsidR="00672D3F" w:rsidRPr="006A3D96" w:rsidRDefault="00672D3F" w:rsidP="003B05B6">
            <w:pPr>
              <w:rPr>
                <w:sz w:val="18"/>
                <w:szCs w:val="18"/>
              </w:rPr>
            </w:pPr>
            <w:r w:rsidRPr="006A3D96">
              <w:rPr>
                <w:sz w:val="18"/>
                <w:szCs w:val="18"/>
              </w:rPr>
              <w:t>2740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2AD86175" w14:textId="77777777" w:rsidR="00672D3F" w:rsidRPr="006A3D96" w:rsidRDefault="00672D3F" w:rsidP="003B05B6">
            <w:pPr>
              <w:rPr>
                <w:sz w:val="18"/>
                <w:szCs w:val="18"/>
              </w:rPr>
            </w:pPr>
            <w:r w:rsidRPr="006A3D96">
              <w:rPr>
                <w:sz w:val="18"/>
                <w:szCs w:val="18"/>
              </w:rPr>
              <w:t>0-6000</w:t>
            </w:r>
          </w:p>
        </w:tc>
        <w:tc>
          <w:tcPr>
            <w:tcW w:w="288" w:type="dxa"/>
            <w:tcBorders>
              <w:left w:val="single" w:sz="4" w:space="0" w:color="auto"/>
            </w:tcBorders>
          </w:tcPr>
          <w:p w14:paraId="4A1F9873"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5AA69306" w14:textId="77777777" w:rsidR="00672D3F" w:rsidRPr="006A3D96" w:rsidRDefault="00672D3F" w:rsidP="003B05B6">
            <w:pPr>
              <w:rPr>
                <w:sz w:val="18"/>
                <w:szCs w:val="18"/>
              </w:rPr>
            </w:pPr>
            <w:r w:rsidRPr="004C4527">
              <w:rPr>
                <w:rFonts w:eastAsia="Times New Roman"/>
                <w:sz w:val="18"/>
                <w:szCs w:val="18"/>
                <w:lang w:eastAsia="en-US"/>
              </w:rPr>
              <w:t>19</w:t>
            </w:r>
          </w:p>
        </w:tc>
        <w:tc>
          <w:tcPr>
            <w:tcW w:w="936" w:type="dxa"/>
            <w:tcBorders>
              <w:top w:val="single" w:sz="4" w:space="0" w:color="auto"/>
              <w:left w:val="single" w:sz="4" w:space="0" w:color="auto"/>
              <w:bottom w:val="single" w:sz="4" w:space="0" w:color="auto"/>
              <w:right w:val="single" w:sz="12" w:space="0" w:color="auto"/>
            </w:tcBorders>
          </w:tcPr>
          <w:p w14:paraId="436345AA" w14:textId="77777777" w:rsidR="00672D3F" w:rsidRPr="006A3D96" w:rsidRDefault="00672D3F" w:rsidP="003B05B6">
            <w:pPr>
              <w:rPr>
                <w:sz w:val="18"/>
                <w:szCs w:val="18"/>
              </w:rPr>
            </w:pPr>
            <w:r w:rsidRPr="004C4527">
              <w:rPr>
                <w:rFonts w:eastAsia="Times New Roman"/>
                <w:sz w:val="18"/>
                <w:szCs w:val="18"/>
                <w:lang w:eastAsia="en-US"/>
              </w:rPr>
              <w:t>4200</w:t>
            </w:r>
          </w:p>
        </w:tc>
        <w:tc>
          <w:tcPr>
            <w:tcW w:w="1080" w:type="dxa"/>
            <w:tcBorders>
              <w:top w:val="single" w:sz="4" w:space="0" w:color="auto"/>
              <w:left w:val="single" w:sz="4" w:space="0" w:color="auto"/>
              <w:bottom w:val="single" w:sz="4" w:space="0" w:color="auto"/>
              <w:right w:val="single" w:sz="12" w:space="0" w:color="auto"/>
            </w:tcBorders>
          </w:tcPr>
          <w:p w14:paraId="52746798" w14:textId="77777777" w:rsidR="00672D3F" w:rsidRPr="006A3D96" w:rsidRDefault="00672D3F" w:rsidP="003B05B6">
            <w:pPr>
              <w:rPr>
                <w:sz w:val="18"/>
                <w:szCs w:val="18"/>
              </w:rPr>
            </w:pPr>
            <w:r w:rsidRPr="004C4527">
              <w:rPr>
                <w:rFonts w:eastAsia="Times New Roman"/>
                <w:sz w:val="18"/>
                <w:szCs w:val="18"/>
                <w:lang w:eastAsia="en-US"/>
              </w:rPr>
              <w:t>0-6000</w:t>
            </w:r>
          </w:p>
        </w:tc>
        <w:tc>
          <w:tcPr>
            <w:tcW w:w="288" w:type="dxa"/>
            <w:tcBorders>
              <w:left w:val="single" w:sz="4" w:space="0" w:color="auto"/>
              <w:right w:val="single" w:sz="12" w:space="0" w:color="auto"/>
            </w:tcBorders>
          </w:tcPr>
          <w:p w14:paraId="5849FE8A"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722A96FF" w14:textId="62D45371" w:rsidR="00672D3F" w:rsidRPr="004C4527" w:rsidRDefault="00672D3F" w:rsidP="003B05B6">
            <w:pPr>
              <w:rPr>
                <w:rFonts w:eastAsia="Times New Roman"/>
                <w:sz w:val="18"/>
                <w:szCs w:val="18"/>
                <w:lang w:eastAsia="en-US"/>
              </w:rPr>
            </w:pPr>
            <w:r w:rsidRPr="00F36498">
              <w:rPr>
                <w:sz w:val="18"/>
                <w:szCs w:val="18"/>
              </w:rPr>
              <w:t>18</w:t>
            </w:r>
          </w:p>
        </w:tc>
        <w:tc>
          <w:tcPr>
            <w:tcW w:w="936" w:type="dxa"/>
            <w:tcBorders>
              <w:top w:val="single" w:sz="4" w:space="0" w:color="auto"/>
              <w:left w:val="single" w:sz="4" w:space="0" w:color="auto"/>
              <w:bottom w:val="single" w:sz="4" w:space="0" w:color="auto"/>
              <w:right w:val="single" w:sz="12" w:space="0" w:color="auto"/>
            </w:tcBorders>
            <w:vAlign w:val="center"/>
          </w:tcPr>
          <w:p w14:paraId="6D3D1DC1" w14:textId="001ACF2D" w:rsidR="00672D3F" w:rsidRPr="004C4527" w:rsidRDefault="00672D3F" w:rsidP="003B05B6">
            <w:pPr>
              <w:rPr>
                <w:rFonts w:eastAsia="Times New Roman"/>
                <w:sz w:val="18"/>
                <w:szCs w:val="18"/>
                <w:lang w:eastAsia="en-US"/>
              </w:rPr>
            </w:pPr>
            <w:r w:rsidRPr="00F36498">
              <w:rPr>
                <w:sz w:val="18"/>
                <w:szCs w:val="18"/>
              </w:rPr>
              <w:t>1980</w:t>
            </w:r>
          </w:p>
        </w:tc>
        <w:tc>
          <w:tcPr>
            <w:tcW w:w="1080" w:type="dxa"/>
            <w:tcBorders>
              <w:top w:val="single" w:sz="4" w:space="0" w:color="auto"/>
              <w:left w:val="single" w:sz="4" w:space="0" w:color="auto"/>
              <w:bottom w:val="single" w:sz="4" w:space="0" w:color="auto"/>
              <w:right w:val="single" w:sz="12" w:space="0" w:color="auto"/>
            </w:tcBorders>
            <w:vAlign w:val="center"/>
          </w:tcPr>
          <w:p w14:paraId="6D7D582A" w14:textId="26D753E6" w:rsidR="00672D3F" w:rsidRPr="004C4527" w:rsidRDefault="00672D3F" w:rsidP="003B05B6">
            <w:pPr>
              <w:rPr>
                <w:rFonts w:eastAsia="Times New Roman"/>
                <w:sz w:val="18"/>
                <w:szCs w:val="18"/>
                <w:lang w:eastAsia="en-US"/>
              </w:rPr>
            </w:pPr>
            <w:r w:rsidRPr="00F36498">
              <w:rPr>
                <w:sz w:val="18"/>
                <w:szCs w:val="18"/>
              </w:rPr>
              <w:t>0-6000</w:t>
            </w:r>
          </w:p>
        </w:tc>
      </w:tr>
      <w:tr w:rsidR="00672D3F" w:rsidRPr="006A3D96" w14:paraId="2C21F3BE" w14:textId="7CAC28EF"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47A409A1" w14:textId="77777777" w:rsidR="00672D3F" w:rsidRPr="006A3D96" w:rsidRDefault="00672D3F" w:rsidP="003B05B6">
            <w:pPr>
              <w:rPr>
                <w:sz w:val="18"/>
                <w:szCs w:val="18"/>
              </w:rPr>
            </w:pPr>
            <w:r w:rsidRPr="006A3D96">
              <w:rPr>
                <w:sz w:val="18"/>
                <w:szCs w:val="18"/>
              </w:rPr>
              <w:t>20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7B1242B2" w14:textId="77777777" w:rsidR="00672D3F" w:rsidRPr="006A3D96" w:rsidRDefault="00672D3F" w:rsidP="003B05B6">
            <w:pPr>
              <w:rPr>
                <w:sz w:val="18"/>
                <w:szCs w:val="18"/>
              </w:rPr>
            </w:pPr>
            <w:r w:rsidRPr="006A3D96">
              <w:rPr>
                <w:sz w:val="18"/>
                <w:szCs w:val="18"/>
              </w:rPr>
              <w:t>4570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695A55F" w14:textId="77777777" w:rsidR="00672D3F" w:rsidRPr="006A3D96" w:rsidRDefault="00672D3F" w:rsidP="003B05B6">
            <w:pPr>
              <w:rPr>
                <w:sz w:val="18"/>
                <w:szCs w:val="18"/>
              </w:rPr>
            </w:pPr>
            <w:r w:rsidRPr="006A3D96">
              <w:rPr>
                <w:sz w:val="18"/>
                <w:szCs w:val="18"/>
              </w:rPr>
              <w:t>0-6000</w:t>
            </w:r>
          </w:p>
        </w:tc>
        <w:tc>
          <w:tcPr>
            <w:tcW w:w="288" w:type="dxa"/>
            <w:tcBorders>
              <w:left w:val="single" w:sz="4" w:space="0" w:color="auto"/>
            </w:tcBorders>
          </w:tcPr>
          <w:p w14:paraId="35F5E6FC"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7EC113C5" w14:textId="77777777" w:rsidR="00672D3F" w:rsidRPr="006A3D96" w:rsidRDefault="00672D3F" w:rsidP="003B05B6">
            <w:pPr>
              <w:rPr>
                <w:sz w:val="18"/>
                <w:szCs w:val="18"/>
              </w:rPr>
            </w:pPr>
            <w:r w:rsidRPr="004C4527">
              <w:rPr>
                <w:rFonts w:eastAsia="Times New Roman"/>
                <w:sz w:val="18"/>
                <w:szCs w:val="18"/>
                <w:lang w:eastAsia="en-US"/>
              </w:rPr>
              <w:t>20</w:t>
            </w:r>
          </w:p>
        </w:tc>
        <w:tc>
          <w:tcPr>
            <w:tcW w:w="936" w:type="dxa"/>
            <w:tcBorders>
              <w:top w:val="single" w:sz="4" w:space="0" w:color="auto"/>
              <w:left w:val="single" w:sz="4" w:space="0" w:color="auto"/>
              <w:bottom w:val="single" w:sz="4" w:space="0" w:color="auto"/>
              <w:right w:val="single" w:sz="12" w:space="0" w:color="auto"/>
            </w:tcBorders>
          </w:tcPr>
          <w:p w14:paraId="502058C3" w14:textId="77777777" w:rsidR="00672D3F" w:rsidRPr="006A3D96" w:rsidRDefault="00672D3F" w:rsidP="003B05B6">
            <w:pPr>
              <w:rPr>
                <w:sz w:val="18"/>
                <w:szCs w:val="18"/>
              </w:rPr>
            </w:pPr>
            <w:r w:rsidRPr="004C4527">
              <w:rPr>
                <w:rFonts w:eastAsia="Times New Roman"/>
                <w:sz w:val="18"/>
                <w:szCs w:val="18"/>
                <w:lang w:eastAsia="en-US"/>
              </w:rPr>
              <w:t>7190</w:t>
            </w:r>
          </w:p>
        </w:tc>
        <w:tc>
          <w:tcPr>
            <w:tcW w:w="1080" w:type="dxa"/>
            <w:tcBorders>
              <w:top w:val="single" w:sz="4" w:space="0" w:color="auto"/>
              <w:left w:val="single" w:sz="4" w:space="0" w:color="auto"/>
              <w:bottom w:val="single" w:sz="4" w:space="0" w:color="auto"/>
              <w:right w:val="single" w:sz="12" w:space="0" w:color="auto"/>
            </w:tcBorders>
          </w:tcPr>
          <w:p w14:paraId="03FA15C6" w14:textId="77777777" w:rsidR="00672D3F" w:rsidRPr="006A3D96" w:rsidRDefault="00672D3F" w:rsidP="003B05B6">
            <w:pPr>
              <w:rPr>
                <w:sz w:val="18"/>
                <w:szCs w:val="18"/>
              </w:rPr>
            </w:pPr>
            <w:r w:rsidRPr="004C4527">
              <w:rPr>
                <w:rFonts w:eastAsia="Times New Roman"/>
                <w:sz w:val="18"/>
                <w:szCs w:val="18"/>
                <w:lang w:eastAsia="en-US"/>
              </w:rPr>
              <w:t>0-6000</w:t>
            </w:r>
          </w:p>
        </w:tc>
        <w:tc>
          <w:tcPr>
            <w:tcW w:w="288" w:type="dxa"/>
            <w:tcBorders>
              <w:left w:val="single" w:sz="4" w:space="0" w:color="auto"/>
              <w:right w:val="single" w:sz="12" w:space="0" w:color="auto"/>
            </w:tcBorders>
          </w:tcPr>
          <w:p w14:paraId="64116640"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1435F6A6" w14:textId="29B51818" w:rsidR="00672D3F" w:rsidRPr="004C4527" w:rsidRDefault="00672D3F" w:rsidP="003B05B6">
            <w:pPr>
              <w:rPr>
                <w:rFonts w:eastAsia="Times New Roman"/>
                <w:sz w:val="18"/>
                <w:szCs w:val="18"/>
                <w:lang w:eastAsia="en-US"/>
              </w:rPr>
            </w:pPr>
            <w:r w:rsidRPr="00F36498">
              <w:rPr>
                <w:sz w:val="18"/>
                <w:szCs w:val="18"/>
              </w:rPr>
              <w:t>19</w:t>
            </w:r>
          </w:p>
        </w:tc>
        <w:tc>
          <w:tcPr>
            <w:tcW w:w="936" w:type="dxa"/>
            <w:tcBorders>
              <w:top w:val="single" w:sz="4" w:space="0" w:color="auto"/>
              <w:left w:val="single" w:sz="4" w:space="0" w:color="auto"/>
              <w:bottom w:val="single" w:sz="4" w:space="0" w:color="auto"/>
              <w:right w:val="single" w:sz="12" w:space="0" w:color="auto"/>
            </w:tcBorders>
            <w:vAlign w:val="center"/>
          </w:tcPr>
          <w:p w14:paraId="37CF0109" w14:textId="1F8AAF64" w:rsidR="00672D3F" w:rsidRPr="004C4527" w:rsidRDefault="00672D3F" w:rsidP="003B05B6">
            <w:pPr>
              <w:rPr>
                <w:rFonts w:eastAsia="Times New Roman"/>
                <w:sz w:val="18"/>
                <w:szCs w:val="18"/>
                <w:lang w:eastAsia="en-US"/>
              </w:rPr>
            </w:pPr>
            <w:r w:rsidRPr="00F36498">
              <w:rPr>
                <w:sz w:val="18"/>
                <w:szCs w:val="18"/>
              </w:rPr>
              <w:t>4870</w:t>
            </w:r>
          </w:p>
        </w:tc>
        <w:tc>
          <w:tcPr>
            <w:tcW w:w="1080" w:type="dxa"/>
            <w:tcBorders>
              <w:top w:val="single" w:sz="4" w:space="0" w:color="auto"/>
              <w:left w:val="single" w:sz="4" w:space="0" w:color="auto"/>
              <w:bottom w:val="single" w:sz="4" w:space="0" w:color="auto"/>
              <w:right w:val="single" w:sz="12" w:space="0" w:color="auto"/>
            </w:tcBorders>
            <w:vAlign w:val="center"/>
          </w:tcPr>
          <w:p w14:paraId="73AB4564" w14:textId="2DBA5541" w:rsidR="00672D3F" w:rsidRPr="004C4527" w:rsidRDefault="00672D3F" w:rsidP="003B05B6">
            <w:pPr>
              <w:rPr>
                <w:rFonts w:eastAsia="Times New Roman"/>
                <w:sz w:val="18"/>
                <w:szCs w:val="18"/>
                <w:lang w:eastAsia="en-US"/>
              </w:rPr>
            </w:pPr>
            <w:r w:rsidRPr="00F36498">
              <w:rPr>
                <w:sz w:val="18"/>
                <w:szCs w:val="18"/>
              </w:rPr>
              <w:t>0-6000</w:t>
            </w:r>
          </w:p>
        </w:tc>
      </w:tr>
      <w:tr w:rsidR="00672D3F" w:rsidRPr="006A3D96" w14:paraId="3CA09B51" w14:textId="0C92152D"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2D909D50" w14:textId="77777777" w:rsidR="00672D3F" w:rsidRPr="006A3D96" w:rsidRDefault="00672D3F" w:rsidP="003B05B6">
            <w:pPr>
              <w:rPr>
                <w:sz w:val="18"/>
                <w:szCs w:val="18"/>
              </w:rPr>
            </w:pPr>
            <w:r w:rsidRPr="006A3D96">
              <w:rPr>
                <w:sz w:val="18"/>
                <w:szCs w:val="18"/>
              </w:rPr>
              <w:t>22</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1FEFBF03" w14:textId="77777777" w:rsidR="00672D3F" w:rsidRPr="006A3D96" w:rsidRDefault="00672D3F" w:rsidP="003B05B6">
            <w:pPr>
              <w:rPr>
                <w:sz w:val="18"/>
                <w:szCs w:val="18"/>
              </w:rPr>
            </w:pPr>
            <w:r w:rsidRPr="006A3D96">
              <w:rPr>
                <w:sz w:val="18"/>
                <w:szCs w:val="18"/>
              </w:rPr>
              <w:t>7250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4B7F8B5D" w14:textId="77777777" w:rsidR="00672D3F" w:rsidRPr="006A3D96" w:rsidRDefault="00672D3F" w:rsidP="003B05B6">
            <w:pPr>
              <w:rPr>
                <w:sz w:val="18"/>
                <w:szCs w:val="18"/>
              </w:rPr>
            </w:pPr>
            <w:r w:rsidRPr="006A3D96">
              <w:rPr>
                <w:sz w:val="18"/>
                <w:szCs w:val="18"/>
              </w:rPr>
              <w:t>0-6000</w:t>
            </w:r>
          </w:p>
        </w:tc>
        <w:tc>
          <w:tcPr>
            <w:tcW w:w="288" w:type="dxa"/>
            <w:tcBorders>
              <w:left w:val="single" w:sz="4" w:space="0" w:color="auto"/>
            </w:tcBorders>
          </w:tcPr>
          <w:p w14:paraId="77124E3E"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70CEB85F" w14:textId="77777777" w:rsidR="00672D3F" w:rsidRPr="006A3D96" w:rsidRDefault="00672D3F" w:rsidP="003B05B6">
            <w:pPr>
              <w:rPr>
                <w:sz w:val="18"/>
                <w:szCs w:val="18"/>
              </w:rPr>
            </w:pPr>
            <w:r w:rsidRPr="004C4527">
              <w:rPr>
                <w:rFonts w:eastAsia="Times New Roman"/>
                <w:sz w:val="18"/>
                <w:szCs w:val="18"/>
                <w:lang w:eastAsia="en-US"/>
              </w:rPr>
              <w:t>21</w:t>
            </w:r>
          </w:p>
        </w:tc>
        <w:tc>
          <w:tcPr>
            <w:tcW w:w="936" w:type="dxa"/>
            <w:tcBorders>
              <w:top w:val="single" w:sz="4" w:space="0" w:color="auto"/>
              <w:left w:val="single" w:sz="4" w:space="0" w:color="auto"/>
              <w:bottom w:val="single" w:sz="4" w:space="0" w:color="auto"/>
              <w:right w:val="single" w:sz="12" w:space="0" w:color="auto"/>
            </w:tcBorders>
          </w:tcPr>
          <w:p w14:paraId="458405CE" w14:textId="77777777" w:rsidR="00672D3F" w:rsidRPr="006A3D96" w:rsidRDefault="00672D3F" w:rsidP="003B05B6">
            <w:pPr>
              <w:rPr>
                <w:sz w:val="18"/>
                <w:szCs w:val="18"/>
              </w:rPr>
            </w:pPr>
            <w:r w:rsidRPr="004C4527">
              <w:rPr>
                <w:rFonts w:eastAsia="Times New Roman"/>
                <w:sz w:val="18"/>
                <w:szCs w:val="18"/>
                <w:lang w:eastAsia="en-US"/>
              </w:rPr>
              <w:t>7510</w:t>
            </w:r>
          </w:p>
        </w:tc>
        <w:tc>
          <w:tcPr>
            <w:tcW w:w="1080" w:type="dxa"/>
            <w:tcBorders>
              <w:top w:val="single" w:sz="4" w:space="0" w:color="auto"/>
              <w:left w:val="single" w:sz="4" w:space="0" w:color="auto"/>
              <w:bottom w:val="single" w:sz="4" w:space="0" w:color="auto"/>
              <w:right w:val="single" w:sz="12" w:space="0" w:color="auto"/>
            </w:tcBorders>
          </w:tcPr>
          <w:p w14:paraId="74DF7BE3" w14:textId="77777777" w:rsidR="00672D3F" w:rsidRPr="006A3D96" w:rsidRDefault="00672D3F" w:rsidP="003B05B6">
            <w:pPr>
              <w:rPr>
                <w:sz w:val="18"/>
                <w:szCs w:val="18"/>
              </w:rPr>
            </w:pPr>
            <w:r w:rsidRPr="004C4527">
              <w:rPr>
                <w:rFonts w:eastAsia="Times New Roman"/>
                <w:sz w:val="18"/>
                <w:szCs w:val="18"/>
                <w:lang w:eastAsia="en-US"/>
              </w:rPr>
              <w:t>0-6000</w:t>
            </w:r>
          </w:p>
        </w:tc>
        <w:tc>
          <w:tcPr>
            <w:tcW w:w="288" w:type="dxa"/>
            <w:tcBorders>
              <w:left w:val="single" w:sz="4" w:space="0" w:color="auto"/>
              <w:right w:val="single" w:sz="12" w:space="0" w:color="auto"/>
            </w:tcBorders>
          </w:tcPr>
          <w:p w14:paraId="4C41D806"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4D59D7E7" w14:textId="3851BFC1" w:rsidR="00672D3F" w:rsidRPr="004C4527" w:rsidRDefault="00672D3F" w:rsidP="003B05B6">
            <w:pPr>
              <w:rPr>
                <w:rFonts w:eastAsia="Times New Roman"/>
                <w:sz w:val="18"/>
                <w:szCs w:val="18"/>
                <w:lang w:eastAsia="en-US"/>
              </w:rPr>
            </w:pPr>
            <w:r w:rsidRPr="00F36498">
              <w:rPr>
                <w:sz w:val="18"/>
                <w:szCs w:val="18"/>
              </w:rPr>
              <w:t>19</w:t>
            </w:r>
          </w:p>
        </w:tc>
        <w:tc>
          <w:tcPr>
            <w:tcW w:w="936" w:type="dxa"/>
            <w:tcBorders>
              <w:top w:val="single" w:sz="4" w:space="0" w:color="auto"/>
              <w:left w:val="single" w:sz="4" w:space="0" w:color="auto"/>
              <w:bottom w:val="single" w:sz="4" w:space="0" w:color="auto"/>
              <w:right w:val="single" w:sz="12" w:space="0" w:color="auto"/>
            </w:tcBorders>
            <w:vAlign w:val="center"/>
          </w:tcPr>
          <w:p w14:paraId="702CE70A" w14:textId="26775218" w:rsidR="00672D3F" w:rsidRPr="004C4527" w:rsidRDefault="00672D3F" w:rsidP="003B05B6">
            <w:pPr>
              <w:rPr>
                <w:rFonts w:eastAsia="Times New Roman"/>
                <w:sz w:val="18"/>
                <w:szCs w:val="18"/>
                <w:lang w:eastAsia="en-US"/>
              </w:rPr>
            </w:pPr>
            <w:r w:rsidRPr="00F36498">
              <w:rPr>
                <w:sz w:val="18"/>
                <w:szCs w:val="18"/>
              </w:rPr>
              <w:t>4802</w:t>
            </w:r>
          </w:p>
        </w:tc>
        <w:tc>
          <w:tcPr>
            <w:tcW w:w="1080" w:type="dxa"/>
            <w:tcBorders>
              <w:top w:val="single" w:sz="4" w:space="0" w:color="auto"/>
              <w:left w:val="single" w:sz="4" w:space="0" w:color="auto"/>
              <w:bottom w:val="single" w:sz="4" w:space="0" w:color="auto"/>
              <w:right w:val="single" w:sz="12" w:space="0" w:color="auto"/>
            </w:tcBorders>
            <w:vAlign w:val="center"/>
          </w:tcPr>
          <w:p w14:paraId="5B431EF6" w14:textId="60656904"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281B8F7A" w14:textId="3907A560"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787342F8" w14:textId="77777777" w:rsidR="00672D3F" w:rsidRPr="006A3D96" w:rsidRDefault="00672D3F" w:rsidP="003B05B6">
            <w:pPr>
              <w:rPr>
                <w:sz w:val="18"/>
                <w:szCs w:val="18"/>
              </w:rPr>
            </w:pPr>
            <w:r w:rsidRPr="006A3D96">
              <w:rPr>
                <w:sz w:val="18"/>
                <w:szCs w:val="18"/>
              </w:rPr>
              <w:t>22</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78DD2E69" w14:textId="77777777" w:rsidR="00672D3F" w:rsidRPr="006A3D96" w:rsidRDefault="00672D3F" w:rsidP="003B05B6">
            <w:pPr>
              <w:rPr>
                <w:sz w:val="18"/>
                <w:szCs w:val="18"/>
              </w:rPr>
            </w:pPr>
            <w:r w:rsidRPr="006A3D96">
              <w:rPr>
                <w:sz w:val="18"/>
                <w:szCs w:val="18"/>
              </w:rPr>
              <w:t>7232</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584A57F9"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371DBF9A"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09AA21DC" w14:textId="77777777" w:rsidR="00672D3F" w:rsidRPr="006A3D96" w:rsidRDefault="00672D3F" w:rsidP="003B05B6">
            <w:pPr>
              <w:rPr>
                <w:sz w:val="18"/>
                <w:szCs w:val="18"/>
              </w:rPr>
            </w:pPr>
            <w:r w:rsidRPr="004C4527">
              <w:rPr>
                <w:rFonts w:eastAsia="Times New Roman"/>
                <w:sz w:val="18"/>
                <w:szCs w:val="18"/>
                <w:lang w:eastAsia="en-US"/>
              </w:rPr>
              <w:t>21</w:t>
            </w:r>
          </w:p>
        </w:tc>
        <w:tc>
          <w:tcPr>
            <w:tcW w:w="936" w:type="dxa"/>
            <w:tcBorders>
              <w:top w:val="single" w:sz="4" w:space="0" w:color="auto"/>
              <w:left w:val="single" w:sz="4" w:space="0" w:color="auto"/>
              <w:bottom w:val="single" w:sz="4" w:space="0" w:color="auto"/>
              <w:right w:val="single" w:sz="12" w:space="0" w:color="auto"/>
            </w:tcBorders>
          </w:tcPr>
          <w:p w14:paraId="5EE1A6AC" w14:textId="77777777" w:rsidR="00672D3F" w:rsidRPr="006A3D96" w:rsidRDefault="00672D3F" w:rsidP="003B05B6">
            <w:pPr>
              <w:rPr>
                <w:sz w:val="18"/>
                <w:szCs w:val="18"/>
              </w:rPr>
            </w:pPr>
            <w:r w:rsidRPr="004C4527">
              <w:rPr>
                <w:rFonts w:eastAsia="Times New Roman"/>
                <w:sz w:val="18"/>
                <w:szCs w:val="18"/>
                <w:lang w:eastAsia="en-US"/>
              </w:rPr>
              <w:t>7500</w:t>
            </w:r>
          </w:p>
        </w:tc>
        <w:tc>
          <w:tcPr>
            <w:tcW w:w="1080" w:type="dxa"/>
            <w:tcBorders>
              <w:top w:val="single" w:sz="4" w:space="0" w:color="auto"/>
              <w:left w:val="single" w:sz="4" w:space="0" w:color="auto"/>
              <w:bottom w:val="single" w:sz="4" w:space="0" w:color="auto"/>
              <w:right w:val="single" w:sz="12" w:space="0" w:color="auto"/>
            </w:tcBorders>
          </w:tcPr>
          <w:p w14:paraId="11C405B4"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20BF0693"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7EB035A5" w14:textId="3FE7C926" w:rsidR="00672D3F" w:rsidRPr="004C4527" w:rsidRDefault="00672D3F" w:rsidP="003B05B6">
            <w:pPr>
              <w:rPr>
                <w:rFonts w:eastAsia="Times New Roman"/>
                <w:sz w:val="18"/>
                <w:szCs w:val="18"/>
                <w:lang w:eastAsia="en-US"/>
              </w:rPr>
            </w:pPr>
            <w:r w:rsidRPr="00F36498">
              <w:rPr>
                <w:sz w:val="18"/>
                <w:szCs w:val="18"/>
              </w:rPr>
              <w:t>20</w:t>
            </w:r>
          </w:p>
        </w:tc>
        <w:tc>
          <w:tcPr>
            <w:tcW w:w="936" w:type="dxa"/>
            <w:tcBorders>
              <w:top w:val="single" w:sz="4" w:space="0" w:color="auto"/>
              <w:left w:val="single" w:sz="4" w:space="0" w:color="auto"/>
              <w:bottom w:val="single" w:sz="4" w:space="0" w:color="auto"/>
              <w:right w:val="single" w:sz="12" w:space="0" w:color="auto"/>
            </w:tcBorders>
            <w:vAlign w:val="center"/>
          </w:tcPr>
          <w:p w14:paraId="255FF039" w14:textId="4A951E83" w:rsidR="00672D3F" w:rsidRPr="004C4527" w:rsidRDefault="00672D3F" w:rsidP="003B05B6">
            <w:pPr>
              <w:rPr>
                <w:rFonts w:eastAsia="Times New Roman"/>
                <w:sz w:val="18"/>
                <w:szCs w:val="18"/>
                <w:lang w:eastAsia="en-US"/>
              </w:rPr>
            </w:pPr>
            <w:r w:rsidRPr="00F36498">
              <w:rPr>
                <w:sz w:val="18"/>
                <w:szCs w:val="18"/>
              </w:rPr>
              <w:t>8540</w:t>
            </w:r>
          </w:p>
        </w:tc>
        <w:tc>
          <w:tcPr>
            <w:tcW w:w="1080" w:type="dxa"/>
            <w:tcBorders>
              <w:top w:val="single" w:sz="4" w:space="0" w:color="auto"/>
              <w:left w:val="single" w:sz="4" w:space="0" w:color="auto"/>
              <w:bottom w:val="single" w:sz="4" w:space="0" w:color="auto"/>
              <w:right w:val="single" w:sz="12" w:space="0" w:color="auto"/>
            </w:tcBorders>
            <w:vAlign w:val="center"/>
          </w:tcPr>
          <w:p w14:paraId="75601DD4" w14:textId="2D7AA674"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41619E00" w14:textId="03653293"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445C00EE" w14:textId="77777777" w:rsidR="00672D3F" w:rsidRPr="006A3D96" w:rsidRDefault="00672D3F" w:rsidP="003B05B6">
            <w:pPr>
              <w:rPr>
                <w:sz w:val="18"/>
                <w:szCs w:val="18"/>
              </w:rPr>
            </w:pPr>
            <w:r w:rsidRPr="006A3D96">
              <w:rPr>
                <w:sz w:val="18"/>
                <w:szCs w:val="18"/>
              </w:rPr>
              <w:t>24</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189C7A7D" w14:textId="77777777" w:rsidR="00672D3F" w:rsidRPr="006A3D96" w:rsidRDefault="00672D3F" w:rsidP="003B05B6">
            <w:pPr>
              <w:rPr>
                <w:sz w:val="18"/>
                <w:szCs w:val="18"/>
              </w:rPr>
            </w:pPr>
            <w:r w:rsidRPr="006A3D96">
              <w:rPr>
                <w:sz w:val="18"/>
                <w:szCs w:val="18"/>
              </w:rPr>
              <w:t>14000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4613C096"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7ED016A7"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3529174C" w14:textId="77777777" w:rsidR="00672D3F" w:rsidRPr="006A3D96" w:rsidRDefault="00672D3F" w:rsidP="003B05B6">
            <w:pPr>
              <w:rPr>
                <w:sz w:val="18"/>
                <w:szCs w:val="18"/>
              </w:rPr>
            </w:pPr>
            <w:r w:rsidRPr="004C4527">
              <w:rPr>
                <w:rFonts w:eastAsia="Times New Roman"/>
                <w:sz w:val="18"/>
                <w:szCs w:val="18"/>
                <w:lang w:eastAsia="en-US"/>
              </w:rPr>
              <w:t>22</w:t>
            </w:r>
          </w:p>
        </w:tc>
        <w:tc>
          <w:tcPr>
            <w:tcW w:w="936" w:type="dxa"/>
            <w:tcBorders>
              <w:top w:val="single" w:sz="4" w:space="0" w:color="auto"/>
              <w:left w:val="single" w:sz="4" w:space="0" w:color="auto"/>
              <w:bottom w:val="single" w:sz="4" w:space="0" w:color="auto"/>
              <w:right w:val="single" w:sz="12" w:space="0" w:color="auto"/>
            </w:tcBorders>
          </w:tcPr>
          <w:p w14:paraId="046F9F6C" w14:textId="77777777" w:rsidR="00672D3F" w:rsidRPr="006A3D96" w:rsidRDefault="00672D3F" w:rsidP="003B05B6">
            <w:pPr>
              <w:rPr>
                <w:sz w:val="18"/>
                <w:szCs w:val="18"/>
              </w:rPr>
            </w:pPr>
            <w:r w:rsidRPr="004C4527">
              <w:rPr>
                <w:rFonts w:eastAsia="Times New Roman"/>
                <w:sz w:val="18"/>
                <w:szCs w:val="18"/>
                <w:lang w:eastAsia="en-US"/>
              </w:rPr>
              <w:t>10900</w:t>
            </w:r>
          </w:p>
        </w:tc>
        <w:tc>
          <w:tcPr>
            <w:tcW w:w="1080" w:type="dxa"/>
            <w:tcBorders>
              <w:top w:val="single" w:sz="4" w:space="0" w:color="auto"/>
              <w:left w:val="single" w:sz="4" w:space="0" w:color="auto"/>
              <w:bottom w:val="single" w:sz="4" w:space="0" w:color="auto"/>
              <w:right w:val="single" w:sz="12" w:space="0" w:color="auto"/>
            </w:tcBorders>
          </w:tcPr>
          <w:p w14:paraId="4943996C"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55BAD272"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2D1F7DB5" w14:textId="75057A30" w:rsidR="00672D3F" w:rsidRPr="004C4527" w:rsidRDefault="00672D3F" w:rsidP="003B05B6">
            <w:pPr>
              <w:rPr>
                <w:rFonts w:eastAsia="Times New Roman"/>
                <w:sz w:val="18"/>
                <w:szCs w:val="18"/>
                <w:lang w:eastAsia="en-US"/>
              </w:rPr>
            </w:pPr>
            <w:r w:rsidRPr="00F36498">
              <w:rPr>
                <w:sz w:val="18"/>
                <w:szCs w:val="18"/>
              </w:rPr>
              <w:t>21</w:t>
            </w:r>
          </w:p>
        </w:tc>
        <w:tc>
          <w:tcPr>
            <w:tcW w:w="936" w:type="dxa"/>
            <w:tcBorders>
              <w:top w:val="single" w:sz="4" w:space="0" w:color="auto"/>
              <w:left w:val="single" w:sz="4" w:space="0" w:color="auto"/>
              <w:bottom w:val="single" w:sz="4" w:space="0" w:color="auto"/>
              <w:right w:val="single" w:sz="12" w:space="0" w:color="auto"/>
            </w:tcBorders>
            <w:vAlign w:val="center"/>
          </w:tcPr>
          <w:p w14:paraId="58A4CEAA" w14:textId="55C05F7B" w:rsidR="00672D3F" w:rsidRPr="004C4527" w:rsidRDefault="00672D3F" w:rsidP="003B05B6">
            <w:pPr>
              <w:rPr>
                <w:rFonts w:eastAsia="Times New Roman"/>
                <w:sz w:val="18"/>
                <w:szCs w:val="18"/>
                <w:lang w:eastAsia="en-US"/>
              </w:rPr>
            </w:pPr>
            <w:r w:rsidRPr="00F36498">
              <w:rPr>
                <w:sz w:val="18"/>
                <w:szCs w:val="18"/>
              </w:rPr>
              <w:t>8990</w:t>
            </w:r>
          </w:p>
        </w:tc>
        <w:tc>
          <w:tcPr>
            <w:tcW w:w="1080" w:type="dxa"/>
            <w:tcBorders>
              <w:top w:val="single" w:sz="4" w:space="0" w:color="auto"/>
              <w:left w:val="single" w:sz="4" w:space="0" w:color="auto"/>
              <w:bottom w:val="single" w:sz="4" w:space="0" w:color="auto"/>
              <w:right w:val="single" w:sz="12" w:space="0" w:color="auto"/>
            </w:tcBorders>
            <w:vAlign w:val="center"/>
          </w:tcPr>
          <w:p w14:paraId="5C51DBE3" w14:textId="55508E79"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00D8FF7B" w14:textId="4B6D6CEE"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58F730B4" w14:textId="77777777" w:rsidR="00672D3F" w:rsidRPr="006A3D96" w:rsidRDefault="00672D3F" w:rsidP="003B05B6">
            <w:pPr>
              <w:rPr>
                <w:sz w:val="18"/>
                <w:szCs w:val="18"/>
              </w:rPr>
            </w:pPr>
            <w:r w:rsidRPr="006A3D96">
              <w:rPr>
                <w:sz w:val="18"/>
                <w:szCs w:val="18"/>
              </w:rPr>
              <w:t>26</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1E1446E7" w14:textId="77777777" w:rsidR="00672D3F" w:rsidRPr="006A3D96" w:rsidRDefault="00672D3F" w:rsidP="003B05B6">
            <w:pPr>
              <w:rPr>
                <w:sz w:val="18"/>
                <w:szCs w:val="18"/>
              </w:rPr>
            </w:pPr>
            <w:r w:rsidRPr="006A3D96">
              <w:rPr>
                <w:sz w:val="18"/>
                <w:szCs w:val="18"/>
              </w:rPr>
              <w:t>18600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AF0D9C6"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54DF29D7"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279527F3" w14:textId="77777777" w:rsidR="00672D3F" w:rsidRPr="006A3D96" w:rsidRDefault="00672D3F" w:rsidP="003B05B6">
            <w:pPr>
              <w:rPr>
                <w:sz w:val="18"/>
                <w:szCs w:val="18"/>
              </w:rPr>
            </w:pPr>
            <w:r w:rsidRPr="004C4527">
              <w:rPr>
                <w:rFonts w:eastAsia="Times New Roman"/>
                <w:sz w:val="18"/>
                <w:szCs w:val="18"/>
                <w:lang w:eastAsia="en-US"/>
              </w:rPr>
              <w:t>24</w:t>
            </w:r>
          </w:p>
        </w:tc>
        <w:tc>
          <w:tcPr>
            <w:tcW w:w="936" w:type="dxa"/>
            <w:tcBorders>
              <w:top w:val="single" w:sz="4" w:space="0" w:color="auto"/>
              <w:left w:val="single" w:sz="4" w:space="0" w:color="auto"/>
              <w:bottom w:val="single" w:sz="4" w:space="0" w:color="auto"/>
              <w:right w:val="single" w:sz="12" w:space="0" w:color="auto"/>
            </w:tcBorders>
          </w:tcPr>
          <w:p w14:paraId="202A550B" w14:textId="77777777" w:rsidR="00672D3F" w:rsidRPr="006A3D96" w:rsidRDefault="00672D3F" w:rsidP="003B05B6">
            <w:pPr>
              <w:rPr>
                <w:sz w:val="18"/>
                <w:szCs w:val="18"/>
              </w:rPr>
            </w:pPr>
            <w:r w:rsidRPr="004C4527">
              <w:rPr>
                <w:rFonts w:eastAsia="Times New Roman"/>
                <w:sz w:val="18"/>
                <w:szCs w:val="18"/>
                <w:lang w:eastAsia="en-US"/>
              </w:rPr>
              <w:t>18067</w:t>
            </w:r>
          </w:p>
        </w:tc>
        <w:tc>
          <w:tcPr>
            <w:tcW w:w="1080" w:type="dxa"/>
            <w:tcBorders>
              <w:top w:val="single" w:sz="4" w:space="0" w:color="auto"/>
              <w:left w:val="single" w:sz="4" w:space="0" w:color="auto"/>
              <w:bottom w:val="single" w:sz="4" w:space="0" w:color="auto"/>
              <w:right w:val="single" w:sz="12" w:space="0" w:color="auto"/>
            </w:tcBorders>
          </w:tcPr>
          <w:p w14:paraId="130D5094"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50490E5F"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52AD8BEC" w14:textId="6203690D" w:rsidR="00672D3F" w:rsidRPr="004C4527" w:rsidRDefault="00672D3F" w:rsidP="003B05B6">
            <w:pPr>
              <w:rPr>
                <w:rFonts w:eastAsia="Times New Roman"/>
                <w:sz w:val="18"/>
                <w:szCs w:val="18"/>
                <w:lang w:eastAsia="en-US"/>
              </w:rPr>
            </w:pPr>
            <w:r w:rsidRPr="00F36498">
              <w:rPr>
                <w:sz w:val="18"/>
                <w:szCs w:val="18"/>
              </w:rPr>
              <w:t>22</w:t>
            </w:r>
          </w:p>
        </w:tc>
        <w:tc>
          <w:tcPr>
            <w:tcW w:w="936" w:type="dxa"/>
            <w:tcBorders>
              <w:top w:val="single" w:sz="4" w:space="0" w:color="auto"/>
              <w:left w:val="single" w:sz="4" w:space="0" w:color="auto"/>
              <w:bottom w:val="single" w:sz="4" w:space="0" w:color="auto"/>
              <w:right w:val="single" w:sz="12" w:space="0" w:color="auto"/>
            </w:tcBorders>
            <w:vAlign w:val="center"/>
          </w:tcPr>
          <w:p w14:paraId="1FFA62F7" w14:textId="501BCDFF" w:rsidR="00672D3F" w:rsidRPr="004C4527" w:rsidRDefault="00672D3F" w:rsidP="003B05B6">
            <w:pPr>
              <w:rPr>
                <w:rFonts w:eastAsia="Times New Roman"/>
                <w:sz w:val="18"/>
                <w:szCs w:val="18"/>
                <w:lang w:eastAsia="en-US"/>
              </w:rPr>
            </w:pPr>
            <w:r w:rsidRPr="00F36498">
              <w:rPr>
                <w:sz w:val="18"/>
                <w:szCs w:val="18"/>
              </w:rPr>
              <w:t>13990</w:t>
            </w:r>
          </w:p>
        </w:tc>
        <w:tc>
          <w:tcPr>
            <w:tcW w:w="1080" w:type="dxa"/>
            <w:tcBorders>
              <w:top w:val="single" w:sz="4" w:space="0" w:color="auto"/>
              <w:left w:val="single" w:sz="4" w:space="0" w:color="auto"/>
              <w:bottom w:val="single" w:sz="4" w:space="0" w:color="auto"/>
              <w:right w:val="single" w:sz="12" w:space="0" w:color="auto"/>
            </w:tcBorders>
            <w:vAlign w:val="center"/>
          </w:tcPr>
          <w:p w14:paraId="3FF8BBA8" w14:textId="0E76AC19"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4752C888" w14:textId="4443E3AA"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1FCDD0A0" w14:textId="77777777" w:rsidR="00672D3F" w:rsidRPr="006A3D96" w:rsidRDefault="00672D3F" w:rsidP="003B05B6">
            <w:pPr>
              <w:rPr>
                <w:sz w:val="18"/>
                <w:szCs w:val="18"/>
              </w:rPr>
            </w:pPr>
            <w:r w:rsidRPr="006A3D96">
              <w:rPr>
                <w:sz w:val="18"/>
                <w:szCs w:val="18"/>
              </w:rPr>
              <w:t>30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35C953C8" w14:textId="77777777" w:rsidR="00672D3F" w:rsidRPr="006A3D96" w:rsidRDefault="00672D3F" w:rsidP="003B05B6">
            <w:pPr>
              <w:rPr>
                <w:sz w:val="18"/>
                <w:szCs w:val="18"/>
              </w:rPr>
            </w:pPr>
            <w:r w:rsidRPr="006A3D96">
              <w:rPr>
                <w:sz w:val="18"/>
                <w:szCs w:val="18"/>
              </w:rPr>
              <w:t>31285</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79FF3D8"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1E5A488A"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EC076D4" w14:textId="77777777" w:rsidR="00672D3F" w:rsidRPr="006A3D96" w:rsidRDefault="00672D3F" w:rsidP="003B05B6">
            <w:pPr>
              <w:rPr>
                <w:sz w:val="18"/>
                <w:szCs w:val="18"/>
              </w:rPr>
            </w:pPr>
            <w:r w:rsidRPr="004C4527">
              <w:rPr>
                <w:rFonts w:eastAsia="Times New Roman"/>
                <w:sz w:val="18"/>
                <w:szCs w:val="18"/>
                <w:lang w:eastAsia="en-US"/>
              </w:rPr>
              <w:t>26</w:t>
            </w:r>
          </w:p>
        </w:tc>
        <w:tc>
          <w:tcPr>
            <w:tcW w:w="936" w:type="dxa"/>
            <w:tcBorders>
              <w:top w:val="single" w:sz="4" w:space="0" w:color="auto"/>
              <w:left w:val="single" w:sz="4" w:space="0" w:color="auto"/>
              <w:bottom w:val="single" w:sz="4" w:space="0" w:color="auto"/>
              <w:right w:val="single" w:sz="12" w:space="0" w:color="auto"/>
            </w:tcBorders>
          </w:tcPr>
          <w:p w14:paraId="589B6BEB" w14:textId="77777777" w:rsidR="00672D3F" w:rsidRPr="006A3D96" w:rsidRDefault="00672D3F" w:rsidP="003B05B6">
            <w:pPr>
              <w:rPr>
                <w:sz w:val="18"/>
                <w:szCs w:val="18"/>
              </w:rPr>
            </w:pPr>
            <w:r w:rsidRPr="004C4527">
              <w:rPr>
                <w:rFonts w:eastAsia="Times New Roman"/>
                <w:sz w:val="18"/>
                <w:szCs w:val="18"/>
                <w:lang w:eastAsia="en-US"/>
              </w:rPr>
              <w:t>25800</w:t>
            </w:r>
          </w:p>
        </w:tc>
        <w:tc>
          <w:tcPr>
            <w:tcW w:w="1080" w:type="dxa"/>
            <w:tcBorders>
              <w:top w:val="single" w:sz="4" w:space="0" w:color="auto"/>
              <w:left w:val="single" w:sz="4" w:space="0" w:color="auto"/>
              <w:bottom w:val="single" w:sz="4" w:space="0" w:color="auto"/>
              <w:right w:val="single" w:sz="12" w:space="0" w:color="auto"/>
            </w:tcBorders>
          </w:tcPr>
          <w:p w14:paraId="5D880C75"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6603B20D"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64C5BF26" w14:textId="7594C999" w:rsidR="00672D3F" w:rsidRPr="004C4527" w:rsidRDefault="00672D3F" w:rsidP="003B05B6">
            <w:pPr>
              <w:rPr>
                <w:rFonts w:eastAsia="Times New Roman"/>
                <w:sz w:val="18"/>
                <w:szCs w:val="18"/>
                <w:lang w:eastAsia="en-US"/>
              </w:rPr>
            </w:pPr>
            <w:r w:rsidRPr="00F36498">
              <w:rPr>
                <w:sz w:val="18"/>
                <w:szCs w:val="18"/>
              </w:rPr>
              <w:t>24</w:t>
            </w:r>
          </w:p>
        </w:tc>
        <w:tc>
          <w:tcPr>
            <w:tcW w:w="936" w:type="dxa"/>
            <w:tcBorders>
              <w:top w:val="single" w:sz="4" w:space="0" w:color="auto"/>
              <w:left w:val="single" w:sz="4" w:space="0" w:color="auto"/>
              <w:bottom w:val="single" w:sz="4" w:space="0" w:color="auto"/>
              <w:right w:val="single" w:sz="12" w:space="0" w:color="auto"/>
            </w:tcBorders>
            <w:vAlign w:val="center"/>
          </w:tcPr>
          <w:p w14:paraId="70C0B59D" w14:textId="55BA8115" w:rsidR="00672D3F" w:rsidRPr="004C4527" w:rsidRDefault="00672D3F" w:rsidP="003B05B6">
            <w:pPr>
              <w:rPr>
                <w:rFonts w:eastAsia="Times New Roman"/>
                <w:sz w:val="18"/>
                <w:szCs w:val="18"/>
                <w:lang w:eastAsia="en-US"/>
              </w:rPr>
            </w:pPr>
            <w:r w:rsidRPr="00F36498">
              <w:rPr>
                <w:sz w:val="18"/>
                <w:szCs w:val="18"/>
              </w:rPr>
              <w:t>25500</w:t>
            </w:r>
          </w:p>
        </w:tc>
        <w:tc>
          <w:tcPr>
            <w:tcW w:w="1080" w:type="dxa"/>
            <w:tcBorders>
              <w:top w:val="single" w:sz="4" w:space="0" w:color="auto"/>
              <w:left w:val="single" w:sz="4" w:space="0" w:color="auto"/>
              <w:bottom w:val="single" w:sz="4" w:space="0" w:color="auto"/>
              <w:right w:val="single" w:sz="12" w:space="0" w:color="auto"/>
            </w:tcBorders>
            <w:vAlign w:val="center"/>
          </w:tcPr>
          <w:p w14:paraId="7B81BD1B" w14:textId="79B50362"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3716264D" w14:textId="3B40B888"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4DE3F60D" w14:textId="77777777" w:rsidR="00672D3F" w:rsidRPr="006A3D96" w:rsidRDefault="00672D3F" w:rsidP="003B05B6">
            <w:pPr>
              <w:rPr>
                <w:sz w:val="18"/>
                <w:szCs w:val="18"/>
              </w:rPr>
            </w:pPr>
            <w:r w:rsidRPr="006A3D96">
              <w:rPr>
                <w:sz w:val="18"/>
                <w:szCs w:val="18"/>
              </w:rPr>
              <w:t>35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3D633919" w14:textId="77777777" w:rsidR="00672D3F" w:rsidRPr="006A3D96" w:rsidRDefault="00672D3F" w:rsidP="003B05B6">
            <w:pPr>
              <w:rPr>
                <w:sz w:val="18"/>
                <w:szCs w:val="18"/>
              </w:rPr>
            </w:pPr>
            <w:r w:rsidRPr="006A3D96">
              <w:rPr>
                <w:sz w:val="18"/>
                <w:szCs w:val="18"/>
              </w:rPr>
              <w:t>44410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22924EE6"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61E986B9"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444D33D8" w14:textId="77777777" w:rsidR="00672D3F" w:rsidRPr="006A3D96" w:rsidRDefault="00672D3F" w:rsidP="003B05B6">
            <w:pPr>
              <w:rPr>
                <w:sz w:val="18"/>
                <w:szCs w:val="18"/>
              </w:rPr>
            </w:pPr>
            <w:r w:rsidRPr="004C4527">
              <w:rPr>
                <w:rFonts w:eastAsia="Times New Roman"/>
                <w:sz w:val="18"/>
                <w:szCs w:val="18"/>
                <w:lang w:eastAsia="en-US"/>
              </w:rPr>
              <w:t>30</w:t>
            </w:r>
          </w:p>
        </w:tc>
        <w:tc>
          <w:tcPr>
            <w:tcW w:w="936" w:type="dxa"/>
            <w:tcBorders>
              <w:top w:val="single" w:sz="4" w:space="0" w:color="auto"/>
              <w:left w:val="single" w:sz="4" w:space="0" w:color="auto"/>
              <w:bottom w:val="single" w:sz="4" w:space="0" w:color="auto"/>
              <w:right w:val="single" w:sz="12" w:space="0" w:color="auto"/>
            </w:tcBorders>
          </w:tcPr>
          <w:p w14:paraId="60CAD02A" w14:textId="77777777" w:rsidR="00672D3F" w:rsidRPr="006A3D96" w:rsidRDefault="00672D3F" w:rsidP="003B05B6">
            <w:pPr>
              <w:rPr>
                <w:sz w:val="18"/>
                <w:szCs w:val="18"/>
              </w:rPr>
            </w:pPr>
            <w:r w:rsidRPr="004C4527">
              <w:rPr>
                <w:rFonts w:eastAsia="Times New Roman"/>
                <w:sz w:val="18"/>
                <w:szCs w:val="18"/>
                <w:lang w:eastAsia="en-US"/>
              </w:rPr>
              <w:t>41100</w:t>
            </w:r>
          </w:p>
        </w:tc>
        <w:tc>
          <w:tcPr>
            <w:tcW w:w="1080" w:type="dxa"/>
            <w:tcBorders>
              <w:top w:val="single" w:sz="4" w:space="0" w:color="auto"/>
              <w:left w:val="single" w:sz="4" w:space="0" w:color="auto"/>
              <w:bottom w:val="single" w:sz="4" w:space="0" w:color="auto"/>
              <w:right w:val="single" w:sz="12" w:space="0" w:color="auto"/>
            </w:tcBorders>
          </w:tcPr>
          <w:p w14:paraId="5FA0CE45"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47AA4F7A"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507399FB" w14:textId="6B63B45F" w:rsidR="00672D3F" w:rsidRPr="004C4527" w:rsidRDefault="00672D3F" w:rsidP="003B05B6">
            <w:pPr>
              <w:rPr>
                <w:rFonts w:eastAsia="Times New Roman"/>
                <w:sz w:val="18"/>
                <w:szCs w:val="18"/>
                <w:lang w:eastAsia="en-US"/>
              </w:rPr>
            </w:pPr>
            <w:r w:rsidRPr="00F36498">
              <w:rPr>
                <w:sz w:val="18"/>
                <w:szCs w:val="18"/>
              </w:rPr>
              <w:t>26</w:t>
            </w:r>
          </w:p>
        </w:tc>
        <w:tc>
          <w:tcPr>
            <w:tcW w:w="936" w:type="dxa"/>
            <w:tcBorders>
              <w:top w:val="single" w:sz="4" w:space="0" w:color="auto"/>
              <w:left w:val="single" w:sz="4" w:space="0" w:color="auto"/>
              <w:bottom w:val="single" w:sz="4" w:space="0" w:color="auto"/>
              <w:right w:val="single" w:sz="12" w:space="0" w:color="auto"/>
            </w:tcBorders>
            <w:vAlign w:val="center"/>
          </w:tcPr>
          <w:p w14:paraId="39B070CA" w14:textId="6EF6ED79" w:rsidR="00672D3F" w:rsidRPr="004C4527" w:rsidRDefault="00672D3F" w:rsidP="003B05B6">
            <w:pPr>
              <w:rPr>
                <w:rFonts w:eastAsia="Times New Roman"/>
                <w:sz w:val="18"/>
                <w:szCs w:val="18"/>
                <w:lang w:eastAsia="en-US"/>
              </w:rPr>
            </w:pPr>
            <w:r w:rsidRPr="00F36498">
              <w:rPr>
                <w:sz w:val="18"/>
                <w:szCs w:val="18"/>
              </w:rPr>
              <w:t>38000</w:t>
            </w:r>
          </w:p>
        </w:tc>
        <w:tc>
          <w:tcPr>
            <w:tcW w:w="1080" w:type="dxa"/>
            <w:tcBorders>
              <w:top w:val="single" w:sz="4" w:space="0" w:color="auto"/>
              <w:left w:val="single" w:sz="4" w:space="0" w:color="auto"/>
              <w:bottom w:val="single" w:sz="4" w:space="0" w:color="auto"/>
              <w:right w:val="single" w:sz="12" w:space="0" w:color="auto"/>
            </w:tcBorders>
            <w:vAlign w:val="center"/>
          </w:tcPr>
          <w:p w14:paraId="3CF41FD5" w14:textId="304FD1AB"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7AB11F27" w14:textId="7C7613D4"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67C82DC3" w14:textId="77777777" w:rsidR="00672D3F" w:rsidRPr="006A3D96" w:rsidRDefault="00672D3F" w:rsidP="003B05B6">
            <w:pPr>
              <w:rPr>
                <w:sz w:val="18"/>
                <w:szCs w:val="18"/>
              </w:rPr>
            </w:pPr>
            <w:r w:rsidRPr="006A3D96">
              <w:rPr>
                <w:sz w:val="18"/>
                <w:szCs w:val="18"/>
              </w:rPr>
              <w:t>40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05909139" w14:textId="77777777" w:rsidR="00672D3F" w:rsidRPr="006A3D96" w:rsidRDefault="00672D3F" w:rsidP="003B05B6">
            <w:pPr>
              <w:rPr>
                <w:sz w:val="18"/>
                <w:szCs w:val="18"/>
              </w:rPr>
            </w:pPr>
            <w:r w:rsidRPr="006A3D96">
              <w:rPr>
                <w:sz w:val="18"/>
                <w:szCs w:val="18"/>
              </w:rPr>
              <w:t>61000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161FE318"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6057C9B6"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5C14B59E" w14:textId="77777777" w:rsidR="00672D3F" w:rsidRPr="006A3D96" w:rsidRDefault="00672D3F" w:rsidP="003B05B6">
            <w:pPr>
              <w:rPr>
                <w:sz w:val="18"/>
                <w:szCs w:val="18"/>
              </w:rPr>
            </w:pPr>
            <w:r w:rsidRPr="004C4527">
              <w:rPr>
                <w:rFonts w:eastAsia="Times New Roman"/>
                <w:sz w:val="18"/>
                <w:szCs w:val="18"/>
                <w:lang w:eastAsia="en-US"/>
              </w:rPr>
              <w:t>35</w:t>
            </w:r>
          </w:p>
        </w:tc>
        <w:tc>
          <w:tcPr>
            <w:tcW w:w="936" w:type="dxa"/>
            <w:tcBorders>
              <w:top w:val="single" w:sz="4" w:space="0" w:color="auto"/>
              <w:left w:val="single" w:sz="4" w:space="0" w:color="auto"/>
              <w:bottom w:val="single" w:sz="4" w:space="0" w:color="auto"/>
              <w:right w:val="single" w:sz="12" w:space="0" w:color="auto"/>
            </w:tcBorders>
          </w:tcPr>
          <w:p w14:paraId="21885D38" w14:textId="77777777" w:rsidR="00672D3F" w:rsidRPr="006A3D96" w:rsidRDefault="00672D3F" w:rsidP="003B05B6">
            <w:pPr>
              <w:rPr>
                <w:sz w:val="18"/>
                <w:szCs w:val="18"/>
              </w:rPr>
            </w:pPr>
            <w:r w:rsidRPr="004C4527">
              <w:rPr>
                <w:rFonts w:eastAsia="Times New Roman"/>
                <w:sz w:val="18"/>
                <w:szCs w:val="18"/>
                <w:lang w:eastAsia="en-US"/>
              </w:rPr>
              <w:t>55900</w:t>
            </w:r>
          </w:p>
        </w:tc>
        <w:tc>
          <w:tcPr>
            <w:tcW w:w="1080" w:type="dxa"/>
            <w:tcBorders>
              <w:top w:val="single" w:sz="4" w:space="0" w:color="auto"/>
              <w:left w:val="single" w:sz="4" w:space="0" w:color="auto"/>
              <w:bottom w:val="single" w:sz="4" w:space="0" w:color="auto"/>
              <w:right w:val="single" w:sz="12" w:space="0" w:color="auto"/>
            </w:tcBorders>
          </w:tcPr>
          <w:p w14:paraId="076CF9A0"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08A13EBD"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278248CA" w14:textId="34E86345" w:rsidR="00672D3F" w:rsidRPr="004C4527" w:rsidRDefault="00672D3F" w:rsidP="003B05B6">
            <w:pPr>
              <w:rPr>
                <w:rFonts w:eastAsia="Times New Roman"/>
                <w:sz w:val="18"/>
                <w:szCs w:val="18"/>
                <w:lang w:eastAsia="en-US"/>
              </w:rPr>
            </w:pPr>
            <w:r w:rsidRPr="00F36498">
              <w:rPr>
                <w:sz w:val="18"/>
                <w:szCs w:val="18"/>
              </w:rPr>
              <w:t>30</w:t>
            </w:r>
          </w:p>
        </w:tc>
        <w:tc>
          <w:tcPr>
            <w:tcW w:w="936" w:type="dxa"/>
            <w:tcBorders>
              <w:top w:val="single" w:sz="4" w:space="0" w:color="auto"/>
              <w:left w:val="single" w:sz="4" w:space="0" w:color="auto"/>
              <w:bottom w:val="single" w:sz="4" w:space="0" w:color="auto"/>
              <w:right w:val="single" w:sz="12" w:space="0" w:color="auto"/>
            </w:tcBorders>
            <w:vAlign w:val="center"/>
          </w:tcPr>
          <w:p w14:paraId="7DB9F913" w14:textId="12013BE9" w:rsidR="00672D3F" w:rsidRPr="004C4527" w:rsidRDefault="00672D3F" w:rsidP="003B05B6">
            <w:pPr>
              <w:rPr>
                <w:rFonts w:eastAsia="Times New Roman"/>
                <w:sz w:val="18"/>
                <w:szCs w:val="18"/>
                <w:lang w:eastAsia="en-US"/>
              </w:rPr>
            </w:pPr>
            <w:r w:rsidRPr="00F36498">
              <w:rPr>
                <w:sz w:val="18"/>
                <w:szCs w:val="18"/>
              </w:rPr>
              <w:t>64600</w:t>
            </w:r>
          </w:p>
        </w:tc>
        <w:tc>
          <w:tcPr>
            <w:tcW w:w="1080" w:type="dxa"/>
            <w:tcBorders>
              <w:top w:val="single" w:sz="4" w:space="0" w:color="auto"/>
              <w:left w:val="single" w:sz="4" w:space="0" w:color="auto"/>
              <w:bottom w:val="single" w:sz="4" w:space="0" w:color="auto"/>
              <w:right w:val="single" w:sz="12" w:space="0" w:color="auto"/>
            </w:tcBorders>
            <w:vAlign w:val="center"/>
          </w:tcPr>
          <w:p w14:paraId="58E3A9F8" w14:textId="012B6BC2"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55DA8F78" w14:textId="30FC75F9"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78050590" w14:textId="77777777" w:rsidR="00672D3F" w:rsidRPr="006A3D96" w:rsidRDefault="00672D3F" w:rsidP="003B05B6">
            <w:pPr>
              <w:rPr>
                <w:sz w:val="18"/>
                <w:szCs w:val="18"/>
              </w:rPr>
            </w:pPr>
            <w:r w:rsidRPr="006A3D96">
              <w:rPr>
                <w:sz w:val="18"/>
                <w:szCs w:val="18"/>
              </w:rPr>
              <w:t>45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73B362D1" w14:textId="77777777" w:rsidR="00672D3F" w:rsidRPr="006A3D96" w:rsidRDefault="00672D3F" w:rsidP="003B05B6">
            <w:pPr>
              <w:rPr>
                <w:sz w:val="18"/>
                <w:szCs w:val="18"/>
              </w:rPr>
            </w:pPr>
            <w:r w:rsidRPr="006A3D96">
              <w:rPr>
                <w:sz w:val="18"/>
                <w:szCs w:val="18"/>
              </w:rPr>
              <w:t>74400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43E2CF5B"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6F39B165"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916BC6D" w14:textId="77777777" w:rsidR="00672D3F" w:rsidRPr="006A3D96" w:rsidRDefault="00672D3F" w:rsidP="003B05B6">
            <w:pPr>
              <w:rPr>
                <w:sz w:val="18"/>
                <w:szCs w:val="18"/>
              </w:rPr>
            </w:pPr>
            <w:r w:rsidRPr="004C4527">
              <w:rPr>
                <w:rFonts w:eastAsia="Times New Roman"/>
                <w:sz w:val="18"/>
                <w:szCs w:val="18"/>
                <w:lang w:eastAsia="en-US"/>
              </w:rPr>
              <w:t>40</w:t>
            </w:r>
          </w:p>
        </w:tc>
        <w:tc>
          <w:tcPr>
            <w:tcW w:w="936" w:type="dxa"/>
            <w:tcBorders>
              <w:top w:val="single" w:sz="4" w:space="0" w:color="auto"/>
              <w:left w:val="single" w:sz="4" w:space="0" w:color="auto"/>
              <w:bottom w:val="single" w:sz="4" w:space="0" w:color="auto"/>
              <w:right w:val="single" w:sz="12" w:space="0" w:color="auto"/>
            </w:tcBorders>
          </w:tcPr>
          <w:p w14:paraId="18475EE4" w14:textId="77777777" w:rsidR="00672D3F" w:rsidRPr="006A3D96" w:rsidRDefault="00672D3F" w:rsidP="003B05B6">
            <w:pPr>
              <w:rPr>
                <w:sz w:val="18"/>
                <w:szCs w:val="18"/>
              </w:rPr>
            </w:pPr>
            <w:r w:rsidRPr="004C4527">
              <w:rPr>
                <w:rFonts w:eastAsia="Times New Roman"/>
                <w:sz w:val="18"/>
                <w:szCs w:val="18"/>
                <w:lang w:eastAsia="en-US"/>
              </w:rPr>
              <w:t>73800</w:t>
            </w:r>
          </w:p>
        </w:tc>
        <w:tc>
          <w:tcPr>
            <w:tcW w:w="1080" w:type="dxa"/>
            <w:tcBorders>
              <w:top w:val="single" w:sz="4" w:space="0" w:color="auto"/>
              <w:left w:val="single" w:sz="4" w:space="0" w:color="auto"/>
              <w:bottom w:val="single" w:sz="4" w:space="0" w:color="auto"/>
              <w:right w:val="single" w:sz="12" w:space="0" w:color="auto"/>
            </w:tcBorders>
          </w:tcPr>
          <w:p w14:paraId="05101AA3"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25595413"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484E5B1C" w14:textId="5B404CDA" w:rsidR="00672D3F" w:rsidRPr="004C4527" w:rsidRDefault="00672D3F" w:rsidP="003B05B6">
            <w:pPr>
              <w:rPr>
                <w:rFonts w:eastAsia="Times New Roman"/>
                <w:sz w:val="18"/>
                <w:szCs w:val="18"/>
                <w:lang w:eastAsia="en-US"/>
              </w:rPr>
            </w:pPr>
            <w:r w:rsidRPr="00F36498">
              <w:rPr>
                <w:sz w:val="18"/>
                <w:szCs w:val="18"/>
              </w:rPr>
              <w:t>35</w:t>
            </w:r>
          </w:p>
        </w:tc>
        <w:tc>
          <w:tcPr>
            <w:tcW w:w="936" w:type="dxa"/>
            <w:tcBorders>
              <w:top w:val="single" w:sz="4" w:space="0" w:color="auto"/>
              <w:left w:val="single" w:sz="4" w:space="0" w:color="auto"/>
              <w:bottom w:val="single" w:sz="4" w:space="0" w:color="auto"/>
              <w:right w:val="single" w:sz="12" w:space="0" w:color="auto"/>
            </w:tcBorders>
            <w:vAlign w:val="center"/>
          </w:tcPr>
          <w:p w14:paraId="152450A9" w14:textId="54642459" w:rsidR="00672D3F" w:rsidRPr="004C4527" w:rsidRDefault="00672D3F" w:rsidP="003B05B6">
            <w:pPr>
              <w:rPr>
                <w:rFonts w:eastAsia="Times New Roman"/>
                <w:sz w:val="18"/>
                <w:szCs w:val="18"/>
                <w:lang w:eastAsia="en-US"/>
              </w:rPr>
            </w:pPr>
            <w:r w:rsidRPr="00F36498">
              <w:rPr>
                <w:sz w:val="18"/>
                <w:szCs w:val="18"/>
              </w:rPr>
              <w:t>92000</w:t>
            </w:r>
          </w:p>
        </w:tc>
        <w:tc>
          <w:tcPr>
            <w:tcW w:w="1080" w:type="dxa"/>
            <w:tcBorders>
              <w:top w:val="single" w:sz="4" w:space="0" w:color="auto"/>
              <w:left w:val="single" w:sz="4" w:space="0" w:color="auto"/>
              <w:bottom w:val="single" w:sz="4" w:space="0" w:color="auto"/>
              <w:right w:val="single" w:sz="12" w:space="0" w:color="auto"/>
            </w:tcBorders>
            <w:vAlign w:val="center"/>
          </w:tcPr>
          <w:p w14:paraId="604693FE" w14:textId="79D1B4C2"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6567CEEF" w14:textId="0EA85C81"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3CBEC789" w14:textId="77777777" w:rsidR="00672D3F" w:rsidRPr="006A3D96" w:rsidRDefault="00672D3F" w:rsidP="003B05B6">
            <w:pPr>
              <w:rPr>
                <w:sz w:val="18"/>
                <w:szCs w:val="18"/>
              </w:rPr>
            </w:pPr>
            <w:r w:rsidRPr="006A3D96">
              <w:rPr>
                <w:sz w:val="18"/>
                <w:szCs w:val="18"/>
              </w:rPr>
              <w:t>50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7DF99D8B" w14:textId="77777777" w:rsidR="00672D3F" w:rsidRPr="006A3D96" w:rsidRDefault="00672D3F" w:rsidP="003B05B6">
            <w:pPr>
              <w:rPr>
                <w:sz w:val="18"/>
                <w:szCs w:val="18"/>
              </w:rPr>
            </w:pPr>
            <w:r w:rsidRPr="006A3D96">
              <w:rPr>
                <w:sz w:val="18"/>
                <w:szCs w:val="18"/>
              </w:rPr>
              <w:t>90600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6C1DE856"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52671B69"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291D2EA7" w14:textId="77777777" w:rsidR="00672D3F" w:rsidRPr="006A3D96" w:rsidRDefault="00672D3F" w:rsidP="003B05B6">
            <w:pPr>
              <w:rPr>
                <w:sz w:val="18"/>
                <w:szCs w:val="18"/>
              </w:rPr>
            </w:pPr>
            <w:r w:rsidRPr="004C4527">
              <w:rPr>
                <w:rFonts w:eastAsia="Times New Roman"/>
                <w:sz w:val="18"/>
                <w:szCs w:val="18"/>
                <w:lang w:eastAsia="en-US"/>
              </w:rPr>
              <w:t>45</w:t>
            </w:r>
          </w:p>
        </w:tc>
        <w:tc>
          <w:tcPr>
            <w:tcW w:w="936" w:type="dxa"/>
            <w:tcBorders>
              <w:top w:val="single" w:sz="4" w:space="0" w:color="auto"/>
              <w:left w:val="single" w:sz="4" w:space="0" w:color="auto"/>
              <w:bottom w:val="single" w:sz="4" w:space="0" w:color="auto"/>
              <w:right w:val="single" w:sz="12" w:space="0" w:color="auto"/>
            </w:tcBorders>
          </w:tcPr>
          <w:p w14:paraId="5F938353" w14:textId="77777777" w:rsidR="00672D3F" w:rsidRPr="006A3D96" w:rsidRDefault="00672D3F" w:rsidP="003B05B6">
            <w:pPr>
              <w:rPr>
                <w:sz w:val="18"/>
                <w:szCs w:val="18"/>
              </w:rPr>
            </w:pPr>
            <w:r w:rsidRPr="004C4527">
              <w:rPr>
                <w:rFonts w:eastAsia="Times New Roman"/>
                <w:sz w:val="18"/>
                <w:szCs w:val="18"/>
                <w:lang w:eastAsia="en-US"/>
              </w:rPr>
              <w:t>87000</w:t>
            </w:r>
          </w:p>
        </w:tc>
        <w:tc>
          <w:tcPr>
            <w:tcW w:w="1080" w:type="dxa"/>
            <w:tcBorders>
              <w:top w:val="single" w:sz="4" w:space="0" w:color="auto"/>
              <w:left w:val="single" w:sz="4" w:space="0" w:color="auto"/>
              <w:bottom w:val="single" w:sz="4" w:space="0" w:color="auto"/>
              <w:right w:val="single" w:sz="12" w:space="0" w:color="auto"/>
            </w:tcBorders>
          </w:tcPr>
          <w:p w14:paraId="3921EC02"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353F3668"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7B7BD69B" w14:textId="0D2F707B" w:rsidR="00672D3F" w:rsidRPr="004C4527" w:rsidRDefault="00672D3F" w:rsidP="003B05B6">
            <w:pPr>
              <w:rPr>
                <w:rFonts w:eastAsia="Times New Roman"/>
                <w:sz w:val="18"/>
                <w:szCs w:val="18"/>
                <w:lang w:eastAsia="en-US"/>
              </w:rPr>
            </w:pPr>
            <w:r w:rsidRPr="00F36498">
              <w:rPr>
                <w:sz w:val="18"/>
                <w:szCs w:val="18"/>
              </w:rPr>
              <w:t>40</w:t>
            </w:r>
          </w:p>
        </w:tc>
        <w:tc>
          <w:tcPr>
            <w:tcW w:w="936" w:type="dxa"/>
            <w:tcBorders>
              <w:top w:val="single" w:sz="4" w:space="0" w:color="auto"/>
              <w:left w:val="single" w:sz="4" w:space="0" w:color="auto"/>
              <w:bottom w:val="single" w:sz="4" w:space="0" w:color="auto"/>
              <w:right w:val="single" w:sz="12" w:space="0" w:color="auto"/>
            </w:tcBorders>
            <w:vAlign w:val="center"/>
          </w:tcPr>
          <w:p w14:paraId="34C5E293" w14:textId="20D347D8" w:rsidR="00672D3F" w:rsidRPr="004C4527" w:rsidRDefault="00672D3F" w:rsidP="003B05B6">
            <w:pPr>
              <w:rPr>
                <w:rFonts w:eastAsia="Times New Roman"/>
                <w:sz w:val="18"/>
                <w:szCs w:val="18"/>
                <w:lang w:eastAsia="en-US"/>
              </w:rPr>
            </w:pPr>
            <w:r w:rsidRPr="00F36498">
              <w:rPr>
                <w:sz w:val="18"/>
                <w:szCs w:val="18"/>
              </w:rPr>
              <w:t>127000</w:t>
            </w:r>
          </w:p>
        </w:tc>
        <w:tc>
          <w:tcPr>
            <w:tcW w:w="1080" w:type="dxa"/>
            <w:tcBorders>
              <w:top w:val="single" w:sz="4" w:space="0" w:color="auto"/>
              <w:left w:val="single" w:sz="4" w:space="0" w:color="auto"/>
              <w:bottom w:val="single" w:sz="4" w:space="0" w:color="auto"/>
              <w:right w:val="single" w:sz="12" w:space="0" w:color="auto"/>
            </w:tcBorders>
            <w:vAlign w:val="center"/>
          </w:tcPr>
          <w:p w14:paraId="6BF1838C" w14:textId="7D107B06"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1F65C8EC" w14:textId="2B508507" w:rsidTr="003B05B6">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5A7A883B" w14:textId="77777777" w:rsidR="00672D3F" w:rsidRPr="006A3D96" w:rsidRDefault="00672D3F" w:rsidP="003B05B6">
            <w:pPr>
              <w:rPr>
                <w:sz w:val="18"/>
                <w:szCs w:val="18"/>
              </w:rPr>
            </w:pPr>
            <w:r w:rsidRPr="006A3D96">
              <w:rPr>
                <w:sz w:val="18"/>
                <w:szCs w:val="18"/>
              </w:rPr>
              <w:t>55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29C91E5F" w14:textId="77777777" w:rsidR="00672D3F" w:rsidRPr="006A3D96" w:rsidRDefault="00672D3F" w:rsidP="003B05B6">
            <w:pPr>
              <w:rPr>
                <w:sz w:val="18"/>
                <w:szCs w:val="18"/>
              </w:rPr>
            </w:pPr>
            <w:r w:rsidRPr="006A3D96">
              <w:rPr>
                <w:sz w:val="18"/>
                <w:szCs w:val="18"/>
              </w:rPr>
              <w:t>104000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239EDB4F"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20503367"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45264FF0" w14:textId="77777777" w:rsidR="00672D3F" w:rsidRPr="006A3D96" w:rsidRDefault="00672D3F" w:rsidP="003B05B6">
            <w:pPr>
              <w:rPr>
                <w:sz w:val="18"/>
                <w:szCs w:val="18"/>
              </w:rPr>
            </w:pPr>
            <w:r w:rsidRPr="004C4527">
              <w:rPr>
                <w:rFonts w:eastAsia="Times New Roman"/>
                <w:sz w:val="18"/>
                <w:szCs w:val="18"/>
                <w:lang w:eastAsia="en-US"/>
              </w:rPr>
              <w:t>50</w:t>
            </w:r>
          </w:p>
        </w:tc>
        <w:tc>
          <w:tcPr>
            <w:tcW w:w="936" w:type="dxa"/>
            <w:tcBorders>
              <w:top w:val="single" w:sz="4" w:space="0" w:color="auto"/>
              <w:left w:val="single" w:sz="4" w:space="0" w:color="auto"/>
              <w:bottom w:val="single" w:sz="4" w:space="0" w:color="auto"/>
              <w:right w:val="single" w:sz="12" w:space="0" w:color="auto"/>
            </w:tcBorders>
          </w:tcPr>
          <w:p w14:paraId="69D58872" w14:textId="77777777" w:rsidR="00672D3F" w:rsidRPr="006A3D96" w:rsidRDefault="00672D3F" w:rsidP="003B05B6">
            <w:pPr>
              <w:rPr>
                <w:sz w:val="18"/>
                <w:szCs w:val="18"/>
              </w:rPr>
            </w:pPr>
            <w:r w:rsidRPr="004C4527">
              <w:rPr>
                <w:rFonts w:eastAsia="Times New Roman"/>
                <w:sz w:val="18"/>
                <w:szCs w:val="18"/>
                <w:lang w:eastAsia="en-US"/>
              </w:rPr>
              <w:t>102700</w:t>
            </w:r>
          </w:p>
        </w:tc>
        <w:tc>
          <w:tcPr>
            <w:tcW w:w="1080" w:type="dxa"/>
            <w:tcBorders>
              <w:top w:val="single" w:sz="4" w:space="0" w:color="auto"/>
              <w:left w:val="single" w:sz="4" w:space="0" w:color="auto"/>
              <w:bottom w:val="single" w:sz="4" w:space="0" w:color="auto"/>
              <w:right w:val="single" w:sz="12" w:space="0" w:color="auto"/>
            </w:tcBorders>
          </w:tcPr>
          <w:p w14:paraId="3FE06A96"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6CDA87D1"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5F6441CF" w14:textId="04D03B66" w:rsidR="00672D3F" w:rsidRPr="004C4527" w:rsidRDefault="00672D3F" w:rsidP="003B05B6">
            <w:pPr>
              <w:rPr>
                <w:rFonts w:eastAsia="Times New Roman"/>
                <w:sz w:val="18"/>
                <w:szCs w:val="18"/>
                <w:lang w:eastAsia="en-US"/>
              </w:rPr>
            </w:pPr>
            <w:r w:rsidRPr="00F36498">
              <w:rPr>
                <w:sz w:val="18"/>
                <w:szCs w:val="18"/>
              </w:rPr>
              <w:t>45</w:t>
            </w:r>
          </w:p>
        </w:tc>
        <w:tc>
          <w:tcPr>
            <w:tcW w:w="936" w:type="dxa"/>
            <w:tcBorders>
              <w:top w:val="single" w:sz="4" w:space="0" w:color="auto"/>
              <w:left w:val="single" w:sz="4" w:space="0" w:color="auto"/>
              <w:bottom w:val="single" w:sz="4" w:space="0" w:color="auto"/>
              <w:right w:val="single" w:sz="12" w:space="0" w:color="auto"/>
            </w:tcBorders>
            <w:vAlign w:val="center"/>
          </w:tcPr>
          <w:p w14:paraId="46BCC996" w14:textId="6477F751" w:rsidR="00672D3F" w:rsidRPr="004C4527" w:rsidRDefault="00672D3F" w:rsidP="003B05B6">
            <w:pPr>
              <w:rPr>
                <w:rFonts w:eastAsia="Times New Roman"/>
                <w:sz w:val="18"/>
                <w:szCs w:val="18"/>
                <w:lang w:eastAsia="en-US"/>
              </w:rPr>
            </w:pPr>
            <w:r w:rsidRPr="00F36498">
              <w:rPr>
                <w:sz w:val="18"/>
                <w:szCs w:val="18"/>
              </w:rPr>
              <w:t>154500</w:t>
            </w:r>
          </w:p>
        </w:tc>
        <w:tc>
          <w:tcPr>
            <w:tcW w:w="1080" w:type="dxa"/>
            <w:tcBorders>
              <w:top w:val="single" w:sz="4" w:space="0" w:color="auto"/>
              <w:left w:val="single" w:sz="4" w:space="0" w:color="auto"/>
              <w:bottom w:val="single" w:sz="4" w:space="0" w:color="auto"/>
              <w:right w:val="single" w:sz="12" w:space="0" w:color="auto"/>
            </w:tcBorders>
            <w:vAlign w:val="center"/>
          </w:tcPr>
          <w:p w14:paraId="4B0C1810" w14:textId="7C4C86FE"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49D18695" w14:textId="2A03F255" w:rsidTr="00672D3F">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1ED9C3B4" w14:textId="77777777" w:rsidR="00672D3F" w:rsidRPr="006A3D96" w:rsidRDefault="00672D3F" w:rsidP="003B05B6">
            <w:pPr>
              <w:rPr>
                <w:sz w:val="18"/>
                <w:szCs w:val="18"/>
              </w:rPr>
            </w:pPr>
            <w:r w:rsidRPr="006A3D96">
              <w:rPr>
                <w:sz w:val="18"/>
                <w:szCs w:val="18"/>
              </w:rPr>
              <w:t>60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23358C2F" w14:textId="77777777" w:rsidR="00672D3F" w:rsidRPr="006A3D96" w:rsidRDefault="00672D3F" w:rsidP="003B05B6">
            <w:pPr>
              <w:rPr>
                <w:sz w:val="18"/>
                <w:szCs w:val="18"/>
              </w:rPr>
            </w:pPr>
            <w:r w:rsidRPr="006A3D96">
              <w:rPr>
                <w:sz w:val="18"/>
                <w:szCs w:val="18"/>
              </w:rPr>
              <w:t>120000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584FBEF7"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065DE60C"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0190AAE7" w14:textId="77777777" w:rsidR="00672D3F" w:rsidRPr="006A3D96" w:rsidRDefault="00672D3F" w:rsidP="003B05B6">
            <w:pPr>
              <w:rPr>
                <w:sz w:val="18"/>
                <w:szCs w:val="18"/>
              </w:rPr>
            </w:pPr>
            <w:r w:rsidRPr="004C4527">
              <w:rPr>
                <w:rFonts w:eastAsia="Times New Roman"/>
                <w:sz w:val="18"/>
                <w:szCs w:val="18"/>
                <w:lang w:eastAsia="en-US"/>
              </w:rPr>
              <w:t>55</w:t>
            </w:r>
          </w:p>
        </w:tc>
        <w:tc>
          <w:tcPr>
            <w:tcW w:w="936" w:type="dxa"/>
            <w:tcBorders>
              <w:top w:val="single" w:sz="4" w:space="0" w:color="auto"/>
              <w:left w:val="single" w:sz="4" w:space="0" w:color="auto"/>
              <w:bottom w:val="single" w:sz="4" w:space="0" w:color="auto"/>
              <w:right w:val="single" w:sz="12" w:space="0" w:color="auto"/>
            </w:tcBorders>
          </w:tcPr>
          <w:p w14:paraId="25F91425" w14:textId="77777777" w:rsidR="00672D3F" w:rsidRPr="006A3D96" w:rsidRDefault="00672D3F" w:rsidP="003B05B6">
            <w:pPr>
              <w:rPr>
                <w:sz w:val="18"/>
                <w:szCs w:val="18"/>
              </w:rPr>
            </w:pPr>
            <w:r w:rsidRPr="004C4527">
              <w:rPr>
                <w:rFonts w:eastAsia="Times New Roman"/>
                <w:sz w:val="18"/>
                <w:szCs w:val="18"/>
                <w:lang w:eastAsia="en-US"/>
              </w:rPr>
              <w:t>114600</w:t>
            </w:r>
          </w:p>
        </w:tc>
        <w:tc>
          <w:tcPr>
            <w:tcW w:w="1080" w:type="dxa"/>
            <w:tcBorders>
              <w:top w:val="single" w:sz="4" w:space="0" w:color="auto"/>
              <w:left w:val="single" w:sz="4" w:space="0" w:color="auto"/>
              <w:bottom w:val="single" w:sz="4" w:space="0" w:color="auto"/>
              <w:right w:val="single" w:sz="12" w:space="0" w:color="auto"/>
            </w:tcBorders>
          </w:tcPr>
          <w:p w14:paraId="5F869A12"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10ED76E6"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vAlign w:val="center"/>
          </w:tcPr>
          <w:p w14:paraId="6A6F87E4" w14:textId="43835FD7" w:rsidR="00672D3F" w:rsidRPr="004C4527" w:rsidRDefault="00672D3F" w:rsidP="003B05B6">
            <w:pPr>
              <w:rPr>
                <w:rFonts w:eastAsia="Times New Roman"/>
                <w:sz w:val="18"/>
                <w:szCs w:val="18"/>
                <w:lang w:eastAsia="en-US"/>
              </w:rPr>
            </w:pPr>
            <w:r w:rsidRPr="00F36498">
              <w:rPr>
                <w:sz w:val="18"/>
                <w:szCs w:val="18"/>
              </w:rPr>
              <w:t>47</w:t>
            </w:r>
          </w:p>
        </w:tc>
        <w:tc>
          <w:tcPr>
            <w:tcW w:w="936" w:type="dxa"/>
            <w:tcBorders>
              <w:top w:val="single" w:sz="4" w:space="0" w:color="auto"/>
              <w:left w:val="single" w:sz="4" w:space="0" w:color="auto"/>
              <w:bottom w:val="single" w:sz="4" w:space="0" w:color="auto"/>
              <w:right w:val="single" w:sz="12" w:space="0" w:color="auto"/>
            </w:tcBorders>
            <w:vAlign w:val="center"/>
          </w:tcPr>
          <w:p w14:paraId="185BF42A" w14:textId="6957D410" w:rsidR="00672D3F" w:rsidRPr="004C4527" w:rsidRDefault="00672D3F" w:rsidP="003B05B6">
            <w:pPr>
              <w:rPr>
                <w:rFonts w:eastAsia="Times New Roman"/>
                <w:sz w:val="18"/>
                <w:szCs w:val="18"/>
                <w:lang w:eastAsia="en-US"/>
              </w:rPr>
            </w:pPr>
            <w:r w:rsidRPr="00F36498">
              <w:rPr>
                <w:sz w:val="18"/>
                <w:szCs w:val="18"/>
              </w:rPr>
              <w:t>168000</w:t>
            </w:r>
          </w:p>
        </w:tc>
        <w:tc>
          <w:tcPr>
            <w:tcW w:w="1080" w:type="dxa"/>
            <w:tcBorders>
              <w:top w:val="single" w:sz="4" w:space="0" w:color="auto"/>
              <w:left w:val="single" w:sz="4" w:space="0" w:color="auto"/>
              <w:bottom w:val="single" w:sz="4" w:space="0" w:color="auto"/>
              <w:right w:val="single" w:sz="12" w:space="0" w:color="auto"/>
            </w:tcBorders>
            <w:vAlign w:val="center"/>
          </w:tcPr>
          <w:p w14:paraId="74747C85" w14:textId="1EE3BB2E" w:rsidR="00672D3F" w:rsidRPr="004C4527" w:rsidRDefault="00672D3F" w:rsidP="003B05B6">
            <w:pPr>
              <w:rPr>
                <w:rFonts w:eastAsia="Times New Roman"/>
                <w:sz w:val="18"/>
                <w:szCs w:val="18"/>
                <w:lang w:eastAsia="en-US"/>
              </w:rPr>
            </w:pPr>
            <w:r w:rsidRPr="00F36498">
              <w:rPr>
                <w:sz w:val="18"/>
                <w:szCs w:val="18"/>
              </w:rPr>
              <w:t>0-150000</w:t>
            </w:r>
          </w:p>
        </w:tc>
      </w:tr>
      <w:tr w:rsidR="00672D3F" w:rsidRPr="006A3D96" w14:paraId="0F100B00" w14:textId="33D9EBC2" w:rsidTr="00672D3F">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0624E2CA" w14:textId="77777777" w:rsidR="00672D3F" w:rsidRPr="006A3D96" w:rsidRDefault="00672D3F" w:rsidP="003B05B6">
            <w:pPr>
              <w:rPr>
                <w:sz w:val="18"/>
                <w:szCs w:val="18"/>
              </w:rPr>
            </w:pPr>
            <w:r w:rsidRPr="006A3D96">
              <w:rPr>
                <w:sz w:val="18"/>
                <w:szCs w:val="18"/>
              </w:rPr>
              <w:t>65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501D1EFF" w14:textId="77777777" w:rsidR="00672D3F" w:rsidRPr="006A3D96" w:rsidRDefault="00672D3F" w:rsidP="003B05B6">
            <w:pPr>
              <w:rPr>
                <w:sz w:val="18"/>
                <w:szCs w:val="18"/>
              </w:rPr>
            </w:pPr>
            <w:r w:rsidRPr="006A3D96">
              <w:rPr>
                <w:sz w:val="18"/>
                <w:szCs w:val="18"/>
              </w:rPr>
              <w:t>133000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83AFEA6" w14:textId="77777777" w:rsidR="00672D3F" w:rsidRPr="006A3D96" w:rsidRDefault="00672D3F" w:rsidP="003B05B6">
            <w:pPr>
              <w:rPr>
                <w:sz w:val="18"/>
                <w:szCs w:val="18"/>
              </w:rPr>
            </w:pPr>
            <w:r w:rsidRPr="006A3D96">
              <w:rPr>
                <w:sz w:val="18"/>
                <w:szCs w:val="18"/>
              </w:rPr>
              <w:t>0-150000</w:t>
            </w:r>
          </w:p>
        </w:tc>
        <w:tc>
          <w:tcPr>
            <w:tcW w:w="288" w:type="dxa"/>
            <w:tcBorders>
              <w:left w:val="single" w:sz="4" w:space="0" w:color="auto"/>
            </w:tcBorders>
          </w:tcPr>
          <w:p w14:paraId="5A47C9E5" w14:textId="77777777" w:rsidR="00672D3F" w:rsidRPr="006A3D96" w:rsidRDefault="00672D3F"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55EF8215" w14:textId="77777777" w:rsidR="00672D3F" w:rsidRPr="006A3D96" w:rsidRDefault="00672D3F" w:rsidP="003B05B6">
            <w:pPr>
              <w:rPr>
                <w:sz w:val="18"/>
                <w:szCs w:val="18"/>
              </w:rPr>
            </w:pPr>
            <w:r w:rsidRPr="004C4527">
              <w:rPr>
                <w:rFonts w:eastAsia="Times New Roman"/>
                <w:sz w:val="18"/>
                <w:szCs w:val="18"/>
                <w:lang w:eastAsia="en-US"/>
              </w:rPr>
              <w:t>60</w:t>
            </w:r>
          </w:p>
        </w:tc>
        <w:tc>
          <w:tcPr>
            <w:tcW w:w="936" w:type="dxa"/>
            <w:tcBorders>
              <w:top w:val="single" w:sz="4" w:space="0" w:color="auto"/>
              <w:left w:val="single" w:sz="4" w:space="0" w:color="auto"/>
              <w:bottom w:val="single" w:sz="4" w:space="0" w:color="auto"/>
              <w:right w:val="single" w:sz="12" w:space="0" w:color="auto"/>
            </w:tcBorders>
          </w:tcPr>
          <w:p w14:paraId="605E5185" w14:textId="77777777" w:rsidR="00672D3F" w:rsidRPr="006A3D96" w:rsidRDefault="00672D3F" w:rsidP="003B05B6">
            <w:pPr>
              <w:rPr>
                <w:sz w:val="18"/>
                <w:szCs w:val="18"/>
              </w:rPr>
            </w:pPr>
            <w:r w:rsidRPr="004C4527">
              <w:rPr>
                <w:rFonts w:eastAsia="Times New Roman"/>
                <w:sz w:val="18"/>
                <w:szCs w:val="18"/>
                <w:lang w:eastAsia="en-US"/>
              </w:rPr>
              <w:t>129000</w:t>
            </w:r>
          </w:p>
        </w:tc>
        <w:tc>
          <w:tcPr>
            <w:tcW w:w="1080" w:type="dxa"/>
            <w:tcBorders>
              <w:top w:val="single" w:sz="4" w:space="0" w:color="auto"/>
              <w:left w:val="single" w:sz="4" w:space="0" w:color="auto"/>
              <w:bottom w:val="single" w:sz="4" w:space="0" w:color="auto"/>
              <w:right w:val="single" w:sz="12" w:space="0" w:color="auto"/>
            </w:tcBorders>
          </w:tcPr>
          <w:p w14:paraId="1D6A38C1" w14:textId="77777777" w:rsidR="00672D3F" w:rsidRPr="006A3D96" w:rsidRDefault="00672D3F" w:rsidP="003B05B6">
            <w:pPr>
              <w:rPr>
                <w:sz w:val="18"/>
                <w:szCs w:val="18"/>
              </w:rPr>
            </w:pPr>
            <w:r w:rsidRPr="004C4527">
              <w:rPr>
                <w:rFonts w:eastAsia="Times New Roman"/>
                <w:sz w:val="18"/>
                <w:szCs w:val="18"/>
                <w:lang w:eastAsia="en-US"/>
              </w:rPr>
              <w:t>0-150000</w:t>
            </w:r>
          </w:p>
        </w:tc>
        <w:tc>
          <w:tcPr>
            <w:tcW w:w="288" w:type="dxa"/>
            <w:tcBorders>
              <w:left w:val="single" w:sz="4" w:space="0" w:color="auto"/>
              <w:right w:val="single" w:sz="12" w:space="0" w:color="auto"/>
            </w:tcBorders>
          </w:tcPr>
          <w:p w14:paraId="21391D09" w14:textId="77777777" w:rsidR="00672D3F" w:rsidRPr="004C4527" w:rsidRDefault="00672D3F" w:rsidP="003B05B6">
            <w:pPr>
              <w:rPr>
                <w:rFonts w:eastAsia="Times New Roman"/>
                <w:sz w:val="18"/>
                <w:szCs w:val="18"/>
                <w:lang w:eastAsia="en-US"/>
              </w:rPr>
            </w:pPr>
          </w:p>
        </w:tc>
        <w:tc>
          <w:tcPr>
            <w:tcW w:w="792"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tcPr>
          <w:p w14:paraId="1AA3DB8A" w14:textId="2200A641" w:rsidR="00672D3F" w:rsidRPr="004C4527" w:rsidRDefault="00672D3F" w:rsidP="003B05B6">
            <w:pPr>
              <w:rPr>
                <w:rFonts w:eastAsia="Times New Roman"/>
                <w:sz w:val="18"/>
                <w:szCs w:val="18"/>
                <w:lang w:eastAsia="en-US"/>
              </w:rPr>
            </w:pPr>
            <w:r w:rsidRPr="00F36498">
              <w:rPr>
                <w:sz w:val="18"/>
                <w:szCs w:val="18"/>
              </w:rPr>
              <w:t>50</w:t>
            </w:r>
          </w:p>
        </w:tc>
        <w:tc>
          <w:tcPr>
            <w:tcW w:w="936"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tcPr>
          <w:p w14:paraId="5347AA63" w14:textId="696F4A65" w:rsidR="00672D3F" w:rsidRPr="004C4527" w:rsidRDefault="00672D3F" w:rsidP="003B05B6">
            <w:pPr>
              <w:rPr>
                <w:rFonts w:eastAsia="Times New Roman"/>
                <w:sz w:val="18"/>
                <w:szCs w:val="18"/>
                <w:lang w:eastAsia="en-US"/>
              </w:rPr>
            </w:pPr>
            <w:r>
              <w:rPr>
                <w:sz w:val="18"/>
                <w:szCs w:val="18"/>
              </w:rPr>
              <w:t>Saturated</w:t>
            </w:r>
          </w:p>
        </w:tc>
        <w:tc>
          <w:tcPr>
            <w:tcW w:w="1080" w:type="dxa"/>
            <w:tcBorders>
              <w:top w:val="single" w:sz="4" w:space="0" w:color="auto"/>
              <w:left w:val="single" w:sz="4" w:space="0" w:color="auto"/>
              <w:bottom w:val="single" w:sz="4" w:space="0" w:color="auto"/>
              <w:right w:val="single" w:sz="12" w:space="0" w:color="auto"/>
            </w:tcBorders>
            <w:shd w:val="clear" w:color="auto" w:fill="D9D9D9" w:themeFill="background1" w:themeFillShade="D9"/>
            <w:vAlign w:val="center"/>
          </w:tcPr>
          <w:p w14:paraId="4A364B9D" w14:textId="2190A5C2" w:rsidR="00672D3F" w:rsidRPr="004C4527" w:rsidRDefault="00672D3F" w:rsidP="003B05B6">
            <w:pPr>
              <w:rPr>
                <w:rFonts w:eastAsia="Times New Roman"/>
                <w:sz w:val="18"/>
                <w:szCs w:val="18"/>
                <w:lang w:eastAsia="en-US"/>
              </w:rPr>
            </w:pPr>
            <w:r w:rsidRPr="00F36498">
              <w:rPr>
                <w:sz w:val="18"/>
                <w:szCs w:val="18"/>
              </w:rPr>
              <w:t>Saturated</w:t>
            </w:r>
          </w:p>
        </w:tc>
      </w:tr>
      <w:tr w:rsidR="00672D3F" w:rsidRPr="006A3D96" w14:paraId="425510D1" w14:textId="1FFFB395" w:rsidTr="00672D3F">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7582AC07" w14:textId="77777777" w:rsidR="00542DE6" w:rsidRPr="006A3D96" w:rsidRDefault="00542DE6" w:rsidP="003B05B6">
            <w:pPr>
              <w:rPr>
                <w:sz w:val="18"/>
                <w:szCs w:val="18"/>
              </w:rPr>
            </w:pPr>
            <w:r w:rsidRPr="006A3D96">
              <w:rPr>
                <w:sz w:val="18"/>
                <w:szCs w:val="18"/>
              </w:rPr>
              <w:t>70</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310E8F1E" w14:textId="77777777" w:rsidR="00542DE6" w:rsidRPr="006A3D96" w:rsidRDefault="00542DE6" w:rsidP="003B05B6">
            <w:pPr>
              <w:rPr>
                <w:sz w:val="18"/>
                <w:szCs w:val="18"/>
              </w:rPr>
            </w:pPr>
            <w:r w:rsidRPr="006A3D96">
              <w:rPr>
                <w:sz w:val="18"/>
                <w:szCs w:val="18"/>
              </w:rPr>
              <w:t>148000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16952E12" w14:textId="77777777" w:rsidR="00542DE6" w:rsidRPr="006A3D96" w:rsidRDefault="00542DE6" w:rsidP="003B05B6">
            <w:pPr>
              <w:rPr>
                <w:sz w:val="18"/>
                <w:szCs w:val="18"/>
              </w:rPr>
            </w:pPr>
            <w:r w:rsidRPr="006A3D96">
              <w:rPr>
                <w:sz w:val="18"/>
                <w:szCs w:val="18"/>
              </w:rPr>
              <w:t>0-150000</w:t>
            </w:r>
          </w:p>
        </w:tc>
        <w:tc>
          <w:tcPr>
            <w:tcW w:w="288" w:type="dxa"/>
            <w:tcBorders>
              <w:left w:val="single" w:sz="4" w:space="0" w:color="auto"/>
            </w:tcBorders>
          </w:tcPr>
          <w:p w14:paraId="7415168B" w14:textId="77777777" w:rsidR="00542DE6" w:rsidRPr="006A3D96" w:rsidRDefault="00542DE6"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18FE4E13" w14:textId="77777777" w:rsidR="00542DE6" w:rsidRPr="006A3D96" w:rsidRDefault="00542DE6" w:rsidP="003B05B6">
            <w:pPr>
              <w:rPr>
                <w:sz w:val="18"/>
                <w:szCs w:val="18"/>
              </w:rPr>
            </w:pPr>
            <w:r w:rsidRPr="004C4527">
              <w:rPr>
                <w:rFonts w:eastAsia="Times New Roman"/>
                <w:sz w:val="18"/>
                <w:szCs w:val="18"/>
                <w:lang w:eastAsia="en-US"/>
              </w:rPr>
              <w:t>65</w:t>
            </w:r>
          </w:p>
        </w:tc>
        <w:tc>
          <w:tcPr>
            <w:tcW w:w="936" w:type="dxa"/>
            <w:tcBorders>
              <w:top w:val="single" w:sz="4" w:space="0" w:color="auto"/>
              <w:left w:val="single" w:sz="4" w:space="0" w:color="auto"/>
              <w:bottom w:val="single" w:sz="4" w:space="0" w:color="auto"/>
              <w:right w:val="single" w:sz="12" w:space="0" w:color="auto"/>
            </w:tcBorders>
          </w:tcPr>
          <w:p w14:paraId="6F05E8BF" w14:textId="77777777" w:rsidR="00542DE6" w:rsidRPr="006A3D96" w:rsidRDefault="00542DE6" w:rsidP="003B05B6">
            <w:pPr>
              <w:rPr>
                <w:sz w:val="18"/>
                <w:szCs w:val="18"/>
              </w:rPr>
            </w:pPr>
            <w:r w:rsidRPr="004C4527">
              <w:rPr>
                <w:rFonts w:eastAsia="Times New Roman"/>
                <w:sz w:val="18"/>
                <w:szCs w:val="18"/>
                <w:lang w:eastAsia="en-US"/>
              </w:rPr>
              <w:t>139600</w:t>
            </w:r>
          </w:p>
        </w:tc>
        <w:tc>
          <w:tcPr>
            <w:tcW w:w="1080" w:type="dxa"/>
            <w:tcBorders>
              <w:top w:val="single" w:sz="4" w:space="0" w:color="auto"/>
              <w:left w:val="single" w:sz="4" w:space="0" w:color="auto"/>
              <w:bottom w:val="single" w:sz="4" w:space="0" w:color="auto"/>
              <w:right w:val="single" w:sz="12" w:space="0" w:color="auto"/>
            </w:tcBorders>
          </w:tcPr>
          <w:p w14:paraId="50BEC9EB" w14:textId="77777777" w:rsidR="00542DE6" w:rsidRPr="006A3D96" w:rsidRDefault="00542DE6" w:rsidP="003B05B6">
            <w:pPr>
              <w:rPr>
                <w:sz w:val="18"/>
                <w:szCs w:val="18"/>
              </w:rPr>
            </w:pPr>
            <w:r w:rsidRPr="004C4527">
              <w:rPr>
                <w:rFonts w:eastAsia="Times New Roman"/>
                <w:sz w:val="18"/>
                <w:szCs w:val="18"/>
                <w:lang w:eastAsia="en-US"/>
              </w:rPr>
              <w:t>0-150000</w:t>
            </w:r>
          </w:p>
        </w:tc>
        <w:tc>
          <w:tcPr>
            <w:tcW w:w="288" w:type="dxa"/>
            <w:tcBorders>
              <w:left w:val="single" w:sz="4" w:space="0" w:color="auto"/>
            </w:tcBorders>
          </w:tcPr>
          <w:p w14:paraId="6B9117ED" w14:textId="77777777" w:rsidR="00542DE6" w:rsidRPr="004C4527" w:rsidRDefault="00542DE6" w:rsidP="003B05B6">
            <w:pPr>
              <w:rPr>
                <w:rFonts w:eastAsia="Times New Roman"/>
                <w:sz w:val="18"/>
                <w:szCs w:val="18"/>
                <w:lang w:eastAsia="en-US"/>
              </w:rPr>
            </w:pPr>
          </w:p>
        </w:tc>
        <w:tc>
          <w:tcPr>
            <w:tcW w:w="792" w:type="dxa"/>
            <w:tcBorders>
              <w:top w:val="single" w:sz="4" w:space="0" w:color="auto"/>
            </w:tcBorders>
          </w:tcPr>
          <w:p w14:paraId="372512A0" w14:textId="77777777" w:rsidR="00542DE6" w:rsidRPr="004C4527" w:rsidRDefault="00542DE6" w:rsidP="003B05B6">
            <w:pPr>
              <w:rPr>
                <w:rFonts w:eastAsia="Times New Roman"/>
                <w:sz w:val="18"/>
                <w:szCs w:val="18"/>
                <w:lang w:eastAsia="en-US"/>
              </w:rPr>
            </w:pPr>
          </w:p>
        </w:tc>
        <w:tc>
          <w:tcPr>
            <w:tcW w:w="936" w:type="dxa"/>
            <w:tcBorders>
              <w:top w:val="single" w:sz="4" w:space="0" w:color="auto"/>
            </w:tcBorders>
          </w:tcPr>
          <w:p w14:paraId="360E2E90" w14:textId="77777777" w:rsidR="00542DE6" w:rsidRPr="004C4527" w:rsidRDefault="00542DE6" w:rsidP="003B05B6">
            <w:pPr>
              <w:rPr>
                <w:rFonts w:eastAsia="Times New Roman"/>
                <w:sz w:val="18"/>
                <w:szCs w:val="18"/>
                <w:lang w:eastAsia="en-US"/>
              </w:rPr>
            </w:pPr>
          </w:p>
        </w:tc>
        <w:tc>
          <w:tcPr>
            <w:tcW w:w="1080" w:type="dxa"/>
            <w:tcBorders>
              <w:top w:val="single" w:sz="4" w:space="0" w:color="auto"/>
            </w:tcBorders>
          </w:tcPr>
          <w:p w14:paraId="2F992409" w14:textId="77777777" w:rsidR="00542DE6" w:rsidRPr="004C4527" w:rsidRDefault="00542DE6" w:rsidP="003B05B6">
            <w:pPr>
              <w:rPr>
                <w:rFonts w:eastAsia="Times New Roman"/>
                <w:sz w:val="18"/>
                <w:szCs w:val="18"/>
                <w:lang w:eastAsia="en-US"/>
              </w:rPr>
            </w:pPr>
          </w:p>
        </w:tc>
      </w:tr>
      <w:tr w:rsidR="00672D3F" w:rsidRPr="006A3D96" w14:paraId="23DABAD1" w14:textId="21083CFF" w:rsidTr="00672D3F">
        <w:trPr>
          <w:trHeight w:val="260"/>
          <w:jc w:val="center"/>
        </w:trPr>
        <w:tc>
          <w:tcPr>
            <w:tcW w:w="792" w:type="dxa"/>
            <w:tcBorders>
              <w:top w:val="single" w:sz="4" w:space="0" w:color="auto"/>
              <w:left w:val="single" w:sz="12" w:space="0" w:color="auto"/>
              <w:bottom w:val="single" w:sz="4" w:space="0" w:color="auto"/>
              <w:right w:val="single" w:sz="4" w:space="0" w:color="auto"/>
            </w:tcBorders>
            <w:shd w:val="clear" w:color="auto" w:fill="auto"/>
            <w:noWrap/>
            <w:hideMark/>
          </w:tcPr>
          <w:p w14:paraId="5472F099" w14:textId="77777777" w:rsidR="00542DE6" w:rsidRPr="006A3D96" w:rsidRDefault="00542DE6" w:rsidP="003B05B6">
            <w:pPr>
              <w:rPr>
                <w:sz w:val="18"/>
                <w:szCs w:val="18"/>
              </w:rPr>
            </w:pPr>
            <w:r w:rsidRPr="006A3D96">
              <w:rPr>
                <w:sz w:val="18"/>
                <w:szCs w:val="18"/>
              </w:rPr>
              <w:t>75</w:t>
            </w:r>
          </w:p>
        </w:tc>
        <w:tc>
          <w:tcPr>
            <w:tcW w:w="936" w:type="dxa"/>
            <w:tcBorders>
              <w:top w:val="single" w:sz="4" w:space="0" w:color="auto"/>
              <w:left w:val="single" w:sz="4" w:space="0" w:color="auto"/>
              <w:bottom w:val="single" w:sz="4" w:space="0" w:color="auto"/>
              <w:right w:val="single" w:sz="4" w:space="0" w:color="auto"/>
            </w:tcBorders>
            <w:shd w:val="clear" w:color="auto" w:fill="auto"/>
            <w:noWrap/>
            <w:hideMark/>
          </w:tcPr>
          <w:p w14:paraId="58851325" w14:textId="77777777" w:rsidR="00542DE6" w:rsidRPr="006A3D96" w:rsidRDefault="00542DE6" w:rsidP="003B05B6">
            <w:pPr>
              <w:rPr>
                <w:sz w:val="18"/>
                <w:szCs w:val="18"/>
              </w:rPr>
            </w:pPr>
            <w:r w:rsidRPr="006A3D96">
              <w:rPr>
                <w:sz w:val="18"/>
                <w:szCs w:val="18"/>
              </w:rPr>
              <w:t>163000</w:t>
            </w:r>
          </w:p>
        </w:tc>
        <w:tc>
          <w:tcPr>
            <w:tcW w:w="1080" w:type="dxa"/>
            <w:tcBorders>
              <w:top w:val="single" w:sz="4" w:space="0" w:color="auto"/>
              <w:left w:val="single" w:sz="4" w:space="0" w:color="auto"/>
              <w:bottom w:val="single" w:sz="4" w:space="0" w:color="auto"/>
              <w:right w:val="single" w:sz="12" w:space="0" w:color="auto"/>
            </w:tcBorders>
            <w:shd w:val="clear" w:color="auto" w:fill="auto"/>
            <w:noWrap/>
            <w:hideMark/>
          </w:tcPr>
          <w:p w14:paraId="043C4C0F" w14:textId="77777777" w:rsidR="00542DE6" w:rsidRPr="006A3D96" w:rsidRDefault="00542DE6" w:rsidP="003B05B6">
            <w:pPr>
              <w:rPr>
                <w:sz w:val="18"/>
                <w:szCs w:val="18"/>
              </w:rPr>
            </w:pPr>
            <w:r w:rsidRPr="006A3D96">
              <w:rPr>
                <w:sz w:val="18"/>
                <w:szCs w:val="18"/>
              </w:rPr>
              <w:t>0-150000</w:t>
            </w:r>
          </w:p>
        </w:tc>
        <w:tc>
          <w:tcPr>
            <w:tcW w:w="288" w:type="dxa"/>
            <w:tcBorders>
              <w:left w:val="single" w:sz="4" w:space="0" w:color="auto"/>
            </w:tcBorders>
          </w:tcPr>
          <w:p w14:paraId="183E9838" w14:textId="77777777" w:rsidR="00542DE6" w:rsidRPr="006A3D96" w:rsidRDefault="00542DE6"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3C660866" w14:textId="77777777" w:rsidR="00542DE6" w:rsidRPr="006A3D96" w:rsidRDefault="00542DE6" w:rsidP="003B05B6">
            <w:pPr>
              <w:rPr>
                <w:sz w:val="18"/>
                <w:szCs w:val="18"/>
              </w:rPr>
            </w:pPr>
            <w:r w:rsidRPr="004C4527">
              <w:rPr>
                <w:rFonts w:eastAsia="Times New Roman"/>
                <w:sz w:val="18"/>
                <w:szCs w:val="18"/>
                <w:lang w:eastAsia="en-US"/>
              </w:rPr>
              <w:t>70</w:t>
            </w:r>
          </w:p>
        </w:tc>
        <w:tc>
          <w:tcPr>
            <w:tcW w:w="936" w:type="dxa"/>
            <w:tcBorders>
              <w:top w:val="single" w:sz="4" w:space="0" w:color="auto"/>
              <w:left w:val="single" w:sz="4" w:space="0" w:color="auto"/>
              <w:bottom w:val="single" w:sz="4" w:space="0" w:color="auto"/>
              <w:right w:val="single" w:sz="12" w:space="0" w:color="auto"/>
            </w:tcBorders>
          </w:tcPr>
          <w:p w14:paraId="315D0760" w14:textId="77777777" w:rsidR="00542DE6" w:rsidRPr="006A3D96" w:rsidRDefault="00542DE6" w:rsidP="003B05B6">
            <w:pPr>
              <w:rPr>
                <w:sz w:val="18"/>
                <w:szCs w:val="18"/>
              </w:rPr>
            </w:pPr>
            <w:r w:rsidRPr="004C4527">
              <w:rPr>
                <w:rFonts w:eastAsia="Times New Roman"/>
                <w:sz w:val="18"/>
                <w:szCs w:val="18"/>
                <w:lang w:eastAsia="en-US"/>
              </w:rPr>
              <w:t>152150</w:t>
            </w:r>
          </w:p>
        </w:tc>
        <w:tc>
          <w:tcPr>
            <w:tcW w:w="1080" w:type="dxa"/>
            <w:tcBorders>
              <w:top w:val="single" w:sz="4" w:space="0" w:color="auto"/>
              <w:left w:val="single" w:sz="4" w:space="0" w:color="auto"/>
              <w:bottom w:val="single" w:sz="4" w:space="0" w:color="auto"/>
              <w:right w:val="single" w:sz="12" w:space="0" w:color="auto"/>
            </w:tcBorders>
          </w:tcPr>
          <w:p w14:paraId="58F0AAF1" w14:textId="77777777" w:rsidR="00542DE6" w:rsidRPr="006A3D96" w:rsidRDefault="00542DE6" w:rsidP="003B05B6">
            <w:pPr>
              <w:rPr>
                <w:sz w:val="18"/>
                <w:szCs w:val="18"/>
              </w:rPr>
            </w:pPr>
            <w:r w:rsidRPr="004C4527">
              <w:rPr>
                <w:rFonts w:eastAsia="Times New Roman"/>
                <w:sz w:val="18"/>
                <w:szCs w:val="18"/>
                <w:lang w:eastAsia="en-US"/>
              </w:rPr>
              <w:t>0-150000</w:t>
            </w:r>
          </w:p>
        </w:tc>
        <w:tc>
          <w:tcPr>
            <w:tcW w:w="288" w:type="dxa"/>
            <w:tcBorders>
              <w:left w:val="single" w:sz="4" w:space="0" w:color="auto"/>
            </w:tcBorders>
          </w:tcPr>
          <w:p w14:paraId="66190997" w14:textId="77777777" w:rsidR="00542DE6" w:rsidRPr="004C4527" w:rsidRDefault="00542DE6" w:rsidP="003B05B6">
            <w:pPr>
              <w:rPr>
                <w:rFonts w:eastAsia="Times New Roman"/>
                <w:sz w:val="18"/>
                <w:szCs w:val="18"/>
                <w:lang w:eastAsia="en-US"/>
              </w:rPr>
            </w:pPr>
          </w:p>
        </w:tc>
        <w:tc>
          <w:tcPr>
            <w:tcW w:w="792" w:type="dxa"/>
          </w:tcPr>
          <w:p w14:paraId="038C6979" w14:textId="77777777" w:rsidR="00542DE6" w:rsidRPr="004C4527" w:rsidRDefault="00542DE6" w:rsidP="003B05B6">
            <w:pPr>
              <w:rPr>
                <w:rFonts w:eastAsia="Times New Roman"/>
                <w:sz w:val="18"/>
                <w:szCs w:val="18"/>
                <w:lang w:eastAsia="en-US"/>
              </w:rPr>
            </w:pPr>
          </w:p>
        </w:tc>
        <w:tc>
          <w:tcPr>
            <w:tcW w:w="936" w:type="dxa"/>
          </w:tcPr>
          <w:p w14:paraId="4DFAFE19" w14:textId="77777777" w:rsidR="00542DE6" w:rsidRPr="004C4527" w:rsidRDefault="00542DE6" w:rsidP="003B05B6">
            <w:pPr>
              <w:rPr>
                <w:rFonts w:eastAsia="Times New Roman"/>
                <w:sz w:val="18"/>
                <w:szCs w:val="18"/>
                <w:lang w:eastAsia="en-US"/>
              </w:rPr>
            </w:pPr>
          </w:p>
        </w:tc>
        <w:tc>
          <w:tcPr>
            <w:tcW w:w="1080" w:type="dxa"/>
          </w:tcPr>
          <w:p w14:paraId="5418C04D" w14:textId="77777777" w:rsidR="00542DE6" w:rsidRPr="004C4527" w:rsidRDefault="00542DE6" w:rsidP="003B05B6">
            <w:pPr>
              <w:rPr>
                <w:rFonts w:eastAsia="Times New Roman"/>
                <w:sz w:val="18"/>
                <w:szCs w:val="18"/>
                <w:lang w:eastAsia="en-US"/>
              </w:rPr>
            </w:pPr>
          </w:p>
        </w:tc>
      </w:tr>
      <w:tr w:rsidR="00672D3F" w:rsidRPr="006A3D96" w14:paraId="3449F435" w14:textId="5496369E" w:rsidTr="00672D3F">
        <w:trPr>
          <w:trHeight w:val="260"/>
          <w:jc w:val="center"/>
        </w:trPr>
        <w:tc>
          <w:tcPr>
            <w:tcW w:w="792" w:type="dxa"/>
            <w:tcBorders>
              <w:top w:val="single" w:sz="4" w:space="0" w:color="auto"/>
              <w:left w:val="single" w:sz="12" w:space="0" w:color="auto"/>
              <w:bottom w:val="single" w:sz="4" w:space="0" w:color="auto"/>
              <w:right w:val="single" w:sz="12" w:space="0" w:color="auto"/>
            </w:tcBorders>
            <w:shd w:val="clear" w:color="auto" w:fill="D9D9D9" w:themeFill="background1" w:themeFillShade="D9"/>
            <w:noWrap/>
            <w:hideMark/>
          </w:tcPr>
          <w:p w14:paraId="193DA08C" w14:textId="77777777" w:rsidR="00542DE6" w:rsidRPr="006A3D96" w:rsidRDefault="00542DE6" w:rsidP="003B05B6">
            <w:pPr>
              <w:rPr>
                <w:sz w:val="18"/>
                <w:szCs w:val="18"/>
              </w:rPr>
            </w:pPr>
            <w:r w:rsidRPr="006A3D96">
              <w:rPr>
                <w:sz w:val="18"/>
                <w:szCs w:val="18"/>
              </w:rPr>
              <w:t>80</w:t>
            </w:r>
          </w:p>
        </w:tc>
        <w:tc>
          <w:tcPr>
            <w:tcW w:w="936" w:type="dxa"/>
            <w:tcBorders>
              <w:top w:val="single" w:sz="4" w:space="0" w:color="auto"/>
              <w:left w:val="single" w:sz="12" w:space="0" w:color="auto"/>
              <w:bottom w:val="single" w:sz="4" w:space="0" w:color="auto"/>
              <w:right w:val="single" w:sz="12" w:space="0" w:color="auto"/>
            </w:tcBorders>
            <w:shd w:val="clear" w:color="auto" w:fill="D9D9D9" w:themeFill="background1" w:themeFillShade="D9"/>
            <w:noWrap/>
            <w:hideMark/>
          </w:tcPr>
          <w:p w14:paraId="6C44CC4F" w14:textId="77777777" w:rsidR="00542DE6" w:rsidRPr="006A3D96" w:rsidRDefault="00542DE6" w:rsidP="003B05B6">
            <w:pPr>
              <w:rPr>
                <w:sz w:val="18"/>
                <w:szCs w:val="18"/>
              </w:rPr>
            </w:pPr>
            <w:r>
              <w:rPr>
                <w:sz w:val="18"/>
                <w:szCs w:val="18"/>
              </w:rPr>
              <w:t>Saturated</w:t>
            </w:r>
          </w:p>
        </w:tc>
        <w:tc>
          <w:tcPr>
            <w:tcW w:w="1080" w:type="dxa"/>
            <w:tcBorders>
              <w:top w:val="single" w:sz="4" w:space="0" w:color="auto"/>
              <w:left w:val="single" w:sz="12" w:space="0" w:color="auto"/>
              <w:bottom w:val="single" w:sz="4" w:space="0" w:color="auto"/>
              <w:right w:val="single" w:sz="12" w:space="0" w:color="auto"/>
            </w:tcBorders>
            <w:shd w:val="clear" w:color="auto" w:fill="D9D9D9" w:themeFill="background1" w:themeFillShade="D9"/>
            <w:noWrap/>
            <w:hideMark/>
          </w:tcPr>
          <w:p w14:paraId="265EEE68" w14:textId="77777777" w:rsidR="00542DE6" w:rsidRPr="006A3D96" w:rsidRDefault="00542DE6" w:rsidP="003B05B6">
            <w:pPr>
              <w:rPr>
                <w:sz w:val="18"/>
                <w:szCs w:val="18"/>
              </w:rPr>
            </w:pPr>
            <w:r w:rsidRPr="006A3D96">
              <w:rPr>
                <w:sz w:val="18"/>
                <w:szCs w:val="18"/>
              </w:rPr>
              <w:t>Saturated</w:t>
            </w:r>
          </w:p>
        </w:tc>
        <w:tc>
          <w:tcPr>
            <w:tcW w:w="288" w:type="dxa"/>
            <w:tcBorders>
              <w:left w:val="single" w:sz="4" w:space="0" w:color="auto"/>
            </w:tcBorders>
          </w:tcPr>
          <w:p w14:paraId="22ECE16D" w14:textId="77777777" w:rsidR="00542DE6" w:rsidRPr="006A3D96" w:rsidRDefault="00542DE6" w:rsidP="003B05B6">
            <w:pPr>
              <w:rPr>
                <w:sz w:val="18"/>
                <w:szCs w:val="18"/>
              </w:rPr>
            </w:pPr>
          </w:p>
        </w:tc>
        <w:tc>
          <w:tcPr>
            <w:tcW w:w="792" w:type="dxa"/>
            <w:tcBorders>
              <w:top w:val="single" w:sz="4" w:space="0" w:color="auto"/>
              <w:left w:val="single" w:sz="4" w:space="0" w:color="auto"/>
              <w:bottom w:val="single" w:sz="4" w:space="0" w:color="auto"/>
              <w:right w:val="single" w:sz="4" w:space="0" w:color="auto"/>
            </w:tcBorders>
          </w:tcPr>
          <w:p w14:paraId="74950FD5" w14:textId="77777777" w:rsidR="00542DE6" w:rsidRPr="006A3D96" w:rsidRDefault="00542DE6" w:rsidP="003B05B6">
            <w:pPr>
              <w:rPr>
                <w:sz w:val="18"/>
                <w:szCs w:val="18"/>
              </w:rPr>
            </w:pPr>
            <w:r w:rsidRPr="004C4527">
              <w:rPr>
                <w:rFonts w:eastAsia="Times New Roman"/>
                <w:sz w:val="18"/>
                <w:szCs w:val="18"/>
                <w:lang w:eastAsia="en-US"/>
              </w:rPr>
              <w:t>75</w:t>
            </w:r>
          </w:p>
        </w:tc>
        <w:tc>
          <w:tcPr>
            <w:tcW w:w="936" w:type="dxa"/>
            <w:tcBorders>
              <w:top w:val="single" w:sz="4" w:space="0" w:color="auto"/>
              <w:left w:val="single" w:sz="4" w:space="0" w:color="auto"/>
              <w:bottom w:val="single" w:sz="4" w:space="0" w:color="auto"/>
              <w:right w:val="single" w:sz="12" w:space="0" w:color="auto"/>
            </w:tcBorders>
          </w:tcPr>
          <w:p w14:paraId="158D646E" w14:textId="77777777" w:rsidR="00542DE6" w:rsidRPr="006A3D96" w:rsidRDefault="00542DE6" w:rsidP="003B05B6">
            <w:pPr>
              <w:rPr>
                <w:sz w:val="18"/>
                <w:szCs w:val="18"/>
              </w:rPr>
            </w:pPr>
            <w:r w:rsidRPr="004C4527">
              <w:rPr>
                <w:rFonts w:eastAsia="Times New Roman"/>
                <w:sz w:val="18"/>
                <w:szCs w:val="18"/>
                <w:lang w:eastAsia="en-US"/>
              </w:rPr>
              <w:t>164300</w:t>
            </w:r>
          </w:p>
        </w:tc>
        <w:tc>
          <w:tcPr>
            <w:tcW w:w="1080" w:type="dxa"/>
            <w:tcBorders>
              <w:top w:val="single" w:sz="4" w:space="0" w:color="auto"/>
              <w:left w:val="single" w:sz="4" w:space="0" w:color="auto"/>
              <w:bottom w:val="single" w:sz="4" w:space="0" w:color="auto"/>
              <w:right w:val="single" w:sz="12" w:space="0" w:color="auto"/>
            </w:tcBorders>
          </w:tcPr>
          <w:p w14:paraId="6C5281C9" w14:textId="77777777" w:rsidR="00542DE6" w:rsidRPr="006A3D96" w:rsidRDefault="00542DE6" w:rsidP="003B05B6">
            <w:pPr>
              <w:rPr>
                <w:sz w:val="18"/>
                <w:szCs w:val="18"/>
              </w:rPr>
            </w:pPr>
            <w:r w:rsidRPr="004C4527">
              <w:rPr>
                <w:rFonts w:eastAsia="Times New Roman"/>
                <w:sz w:val="18"/>
                <w:szCs w:val="18"/>
                <w:lang w:eastAsia="en-US"/>
              </w:rPr>
              <w:t>0-150000</w:t>
            </w:r>
          </w:p>
        </w:tc>
        <w:tc>
          <w:tcPr>
            <w:tcW w:w="288" w:type="dxa"/>
            <w:tcBorders>
              <w:left w:val="single" w:sz="4" w:space="0" w:color="auto"/>
            </w:tcBorders>
          </w:tcPr>
          <w:p w14:paraId="178240B1" w14:textId="77777777" w:rsidR="00542DE6" w:rsidRPr="004C4527" w:rsidRDefault="00542DE6" w:rsidP="003B05B6">
            <w:pPr>
              <w:rPr>
                <w:rFonts w:eastAsia="Times New Roman"/>
                <w:sz w:val="18"/>
                <w:szCs w:val="18"/>
                <w:lang w:eastAsia="en-US"/>
              </w:rPr>
            </w:pPr>
          </w:p>
        </w:tc>
        <w:tc>
          <w:tcPr>
            <w:tcW w:w="792" w:type="dxa"/>
          </w:tcPr>
          <w:p w14:paraId="5150B5E7" w14:textId="77777777" w:rsidR="00542DE6" w:rsidRPr="004C4527" w:rsidRDefault="00542DE6" w:rsidP="003B05B6">
            <w:pPr>
              <w:rPr>
                <w:rFonts w:eastAsia="Times New Roman"/>
                <w:sz w:val="18"/>
                <w:szCs w:val="18"/>
                <w:lang w:eastAsia="en-US"/>
              </w:rPr>
            </w:pPr>
          </w:p>
        </w:tc>
        <w:tc>
          <w:tcPr>
            <w:tcW w:w="936" w:type="dxa"/>
          </w:tcPr>
          <w:p w14:paraId="7189C7F4" w14:textId="77777777" w:rsidR="00542DE6" w:rsidRPr="004C4527" w:rsidRDefault="00542DE6" w:rsidP="003B05B6">
            <w:pPr>
              <w:rPr>
                <w:rFonts w:eastAsia="Times New Roman"/>
                <w:sz w:val="18"/>
                <w:szCs w:val="18"/>
                <w:lang w:eastAsia="en-US"/>
              </w:rPr>
            </w:pPr>
          </w:p>
        </w:tc>
        <w:tc>
          <w:tcPr>
            <w:tcW w:w="1080" w:type="dxa"/>
          </w:tcPr>
          <w:p w14:paraId="21BA33C7" w14:textId="77777777" w:rsidR="00542DE6" w:rsidRPr="004C4527" w:rsidRDefault="00542DE6" w:rsidP="003B05B6">
            <w:pPr>
              <w:rPr>
                <w:rFonts w:eastAsia="Times New Roman"/>
                <w:sz w:val="18"/>
                <w:szCs w:val="18"/>
                <w:lang w:eastAsia="en-US"/>
              </w:rPr>
            </w:pPr>
          </w:p>
        </w:tc>
      </w:tr>
      <w:tr w:rsidR="00684561" w:rsidRPr="006A3D96" w14:paraId="5954DDA3" w14:textId="7F610DBD" w:rsidTr="00672D3F">
        <w:trPr>
          <w:trHeight w:val="260"/>
          <w:jc w:val="center"/>
        </w:trPr>
        <w:tc>
          <w:tcPr>
            <w:tcW w:w="792" w:type="dxa"/>
            <w:tcBorders>
              <w:top w:val="single" w:sz="4" w:space="0" w:color="auto"/>
            </w:tcBorders>
            <w:shd w:val="clear" w:color="auto" w:fill="auto"/>
            <w:noWrap/>
          </w:tcPr>
          <w:p w14:paraId="142A5638" w14:textId="77777777" w:rsidR="00542DE6" w:rsidRPr="006A3D96" w:rsidRDefault="00542DE6" w:rsidP="003B05B6">
            <w:pPr>
              <w:rPr>
                <w:sz w:val="18"/>
                <w:szCs w:val="18"/>
              </w:rPr>
            </w:pPr>
          </w:p>
        </w:tc>
        <w:tc>
          <w:tcPr>
            <w:tcW w:w="936" w:type="dxa"/>
            <w:tcBorders>
              <w:top w:val="single" w:sz="4" w:space="0" w:color="auto"/>
            </w:tcBorders>
            <w:shd w:val="clear" w:color="auto" w:fill="auto"/>
            <w:noWrap/>
          </w:tcPr>
          <w:p w14:paraId="373A6854" w14:textId="77777777" w:rsidR="00542DE6" w:rsidRPr="006A3D96" w:rsidRDefault="00542DE6" w:rsidP="003B05B6">
            <w:pPr>
              <w:rPr>
                <w:sz w:val="18"/>
                <w:szCs w:val="18"/>
              </w:rPr>
            </w:pPr>
          </w:p>
        </w:tc>
        <w:tc>
          <w:tcPr>
            <w:tcW w:w="1080" w:type="dxa"/>
            <w:tcBorders>
              <w:top w:val="single" w:sz="4" w:space="0" w:color="auto"/>
            </w:tcBorders>
            <w:shd w:val="clear" w:color="auto" w:fill="auto"/>
            <w:noWrap/>
          </w:tcPr>
          <w:p w14:paraId="56C12B04" w14:textId="77777777" w:rsidR="00542DE6" w:rsidRPr="006A3D96" w:rsidRDefault="00542DE6" w:rsidP="003B05B6">
            <w:pPr>
              <w:rPr>
                <w:sz w:val="18"/>
                <w:szCs w:val="18"/>
              </w:rPr>
            </w:pPr>
          </w:p>
        </w:tc>
        <w:tc>
          <w:tcPr>
            <w:tcW w:w="288" w:type="dxa"/>
            <w:tcBorders>
              <w:left w:val="nil"/>
              <w:right w:val="single" w:sz="12" w:space="0" w:color="auto"/>
            </w:tcBorders>
          </w:tcPr>
          <w:p w14:paraId="4B9C23C0" w14:textId="77777777" w:rsidR="00542DE6" w:rsidRPr="006A3D96" w:rsidRDefault="00542DE6" w:rsidP="003B05B6">
            <w:pPr>
              <w:rPr>
                <w:sz w:val="18"/>
                <w:szCs w:val="18"/>
              </w:rPr>
            </w:pPr>
          </w:p>
        </w:tc>
        <w:tc>
          <w:tcPr>
            <w:tcW w:w="792"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67EBA948" w14:textId="77777777" w:rsidR="00542DE6" w:rsidRPr="004C4527" w:rsidRDefault="00542DE6" w:rsidP="003B05B6">
            <w:pPr>
              <w:rPr>
                <w:rFonts w:eastAsia="Times New Roman"/>
                <w:sz w:val="18"/>
                <w:szCs w:val="18"/>
                <w:lang w:eastAsia="en-US"/>
              </w:rPr>
            </w:pPr>
            <w:r w:rsidRPr="004C4527">
              <w:rPr>
                <w:rFonts w:eastAsia="Times New Roman"/>
                <w:sz w:val="18"/>
                <w:szCs w:val="18"/>
                <w:lang w:eastAsia="en-US"/>
              </w:rPr>
              <w:t>80</w:t>
            </w:r>
          </w:p>
        </w:tc>
        <w:tc>
          <w:tcPr>
            <w:tcW w:w="936"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56CA2E4F" w14:textId="77777777" w:rsidR="00542DE6" w:rsidRPr="004C4527" w:rsidRDefault="00542DE6" w:rsidP="003B05B6">
            <w:pPr>
              <w:rPr>
                <w:rFonts w:eastAsia="Times New Roman"/>
                <w:sz w:val="18"/>
                <w:szCs w:val="18"/>
                <w:lang w:eastAsia="en-US"/>
              </w:rPr>
            </w:pPr>
            <w:r>
              <w:rPr>
                <w:rFonts w:eastAsia="Times New Roman"/>
                <w:sz w:val="18"/>
                <w:szCs w:val="18"/>
                <w:lang w:eastAsia="en-US"/>
              </w:rPr>
              <w:t>Saturated</w:t>
            </w:r>
          </w:p>
        </w:tc>
        <w:tc>
          <w:tcPr>
            <w:tcW w:w="1080" w:type="dxa"/>
            <w:tcBorders>
              <w:top w:val="single" w:sz="4" w:space="0" w:color="auto"/>
              <w:left w:val="single" w:sz="12" w:space="0" w:color="auto"/>
              <w:bottom w:val="single" w:sz="4" w:space="0" w:color="auto"/>
              <w:right w:val="single" w:sz="12" w:space="0" w:color="auto"/>
            </w:tcBorders>
            <w:shd w:val="clear" w:color="auto" w:fill="D9D9D9" w:themeFill="background1" w:themeFillShade="D9"/>
          </w:tcPr>
          <w:p w14:paraId="255F6FE8" w14:textId="77777777" w:rsidR="00542DE6" w:rsidRPr="004C4527" w:rsidRDefault="00542DE6" w:rsidP="003B05B6">
            <w:pPr>
              <w:rPr>
                <w:rFonts w:eastAsia="Times New Roman"/>
                <w:sz w:val="18"/>
                <w:szCs w:val="18"/>
                <w:lang w:eastAsia="en-US"/>
              </w:rPr>
            </w:pPr>
            <w:r w:rsidRPr="004C4527">
              <w:rPr>
                <w:rFonts w:eastAsia="Times New Roman"/>
                <w:sz w:val="18"/>
                <w:szCs w:val="18"/>
                <w:lang w:eastAsia="en-US"/>
              </w:rPr>
              <w:t>Saturated</w:t>
            </w:r>
          </w:p>
        </w:tc>
        <w:tc>
          <w:tcPr>
            <w:tcW w:w="288" w:type="dxa"/>
            <w:tcBorders>
              <w:left w:val="single" w:sz="4" w:space="0" w:color="auto"/>
            </w:tcBorders>
          </w:tcPr>
          <w:p w14:paraId="2BFC9B18" w14:textId="77777777" w:rsidR="00542DE6" w:rsidRPr="004C4527" w:rsidRDefault="00542DE6" w:rsidP="003B05B6">
            <w:pPr>
              <w:rPr>
                <w:rFonts w:eastAsia="Times New Roman"/>
                <w:sz w:val="18"/>
                <w:szCs w:val="18"/>
                <w:lang w:eastAsia="en-US"/>
              </w:rPr>
            </w:pPr>
          </w:p>
        </w:tc>
        <w:tc>
          <w:tcPr>
            <w:tcW w:w="792" w:type="dxa"/>
          </w:tcPr>
          <w:p w14:paraId="01394ED5" w14:textId="77777777" w:rsidR="00542DE6" w:rsidRPr="004C4527" w:rsidRDefault="00542DE6" w:rsidP="003B05B6">
            <w:pPr>
              <w:rPr>
                <w:rFonts w:eastAsia="Times New Roman"/>
                <w:sz w:val="18"/>
                <w:szCs w:val="18"/>
                <w:lang w:eastAsia="en-US"/>
              </w:rPr>
            </w:pPr>
          </w:p>
        </w:tc>
        <w:tc>
          <w:tcPr>
            <w:tcW w:w="936" w:type="dxa"/>
          </w:tcPr>
          <w:p w14:paraId="2C988B60" w14:textId="77777777" w:rsidR="00542DE6" w:rsidRPr="004C4527" w:rsidRDefault="00542DE6" w:rsidP="003B05B6">
            <w:pPr>
              <w:rPr>
                <w:rFonts w:eastAsia="Times New Roman"/>
                <w:sz w:val="18"/>
                <w:szCs w:val="18"/>
                <w:lang w:eastAsia="en-US"/>
              </w:rPr>
            </w:pPr>
          </w:p>
        </w:tc>
        <w:tc>
          <w:tcPr>
            <w:tcW w:w="1080" w:type="dxa"/>
          </w:tcPr>
          <w:p w14:paraId="4959118F" w14:textId="77777777" w:rsidR="00542DE6" w:rsidRPr="004C4527" w:rsidRDefault="00542DE6" w:rsidP="003B05B6">
            <w:pPr>
              <w:rPr>
                <w:rFonts w:eastAsia="Times New Roman"/>
                <w:sz w:val="18"/>
                <w:szCs w:val="18"/>
                <w:lang w:eastAsia="en-US"/>
              </w:rPr>
            </w:pPr>
          </w:p>
        </w:tc>
      </w:tr>
    </w:tbl>
    <w:p w14:paraId="33ADD154" w14:textId="77777777" w:rsidR="00542DE6" w:rsidRDefault="00542DE6" w:rsidP="00542DE6"/>
    <w:p w14:paraId="2C0C2E11" w14:textId="77777777" w:rsidR="00672D3F" w:rsidRDefault="00672D3F">
      <w:pPr>
        <w:tabs>
          <w:tab w:val="clear" w:pos="360"/>
        </w:tabs>
        <w:spacing w:after="0"/>
        <w:jc w:val="left"/>
      </w:pPr>
      <w:r>
        <w:br w:type="page"/>
      </w:r>
    </w:p>
    <w:p w14:paraId="4ACE6A96" w14:textId="7A1C5595" w:rsidR="00672D3F" w:rsidRDefault="00672D3F" w:rsidP="00672D3F">
      <w:pPr>
        <w:pStyle w:val="NormalCompact"/>
      </w:pPr>
      <w:r w:rsidRPr="00296D62">
        <w:lastRenderedPageBreak/>
        <w:t>For the photodetector being used, the following maximum and minimum output readings were determined:</w:t>
      </w:r>
    </w:p>
    <w:p w14:paraId="6BDBE16B" w14:textId="77777777" w:rsidR="00672D3F" w:rsidRDefault="00672D3F" w:rsidP="00672D3F">
      <w:pPr>
        <w:pStyle w:val="NormalCompact"/>
      </w:pPr>
    </w:p>
    <w:tbl>
      <w:tblPr>
        <w:tblW w:w="6919" w:type="dxa"/>
        <w:jc w:val="center"/>
        <w:tblLook w:val="04A0" w:firstRow="1" w:lastRow="0" w:firstColumn="1" w:lastColumn="0" w:noHBand="0" w:noVBand="1"/>
      </w:tblPr>
      <w:tblGrid>
        <w:gridCol w:w="2059"/>
        <w:gridCol w:w="2430"/>
        <w:gridCol w:w="2430"/>
      </w:tblGrid>
      <w:tr w:rsidR="00672D3F" w:rsidRPr="00296D62" w14:paraId="40B6B35B" w14:textId="77777777" w:rsidTr="003B05B6">
        <w:trPr>
          <w:trHeight w:val="348"/>
          <w:tblHeader/>
          <w:jc w:val="center"/>
        </w:trPr>
        <w:tc>
          <w:tcPr>
            <w:tcW w:w="2059" w:type="dxa"/>
            <w:tcBorders>
              <w:top w:val="single" w:sz="12" w:space="0" w:color="auto"/>
              <w:left w:val="single" w:sz="12" w:space="0" w:color="auto"/>
              <w:bottom w:val="single" w:sz="12" w:space="0" w:color="auto"/>
              <w:right w:val="single" w:sz="12" w:space="0" w:color="auto"/>
            </w:tcBorders>
            <w:shd w:val="clear" w:color="auto" w:fill="auto"/>
            <w:vAlign w:val="center"/>
            <w:hideMark/>
          </w:tcPr>
          <w:p w14:paraId="6D63B968" w14:textId="77777777" w:rsidR="00672D3F" w:rsidRPr="00296D62" w:rsidRDefault="00672D3F" w:rsidP="003B05B6">
            <w:pPr>
              <w:pStyle w:val="NormalCompact"/>
              <w:rPr>
                <w:b/>
                <w:bCs/>
              </w:rPr>
            </w:pPr>
            <w:r w:rsidRPr="00296D62">
              <w:rPr>
                <w:b/>
                <w:bCs/>
              </w:rPr>
              <w:t>Photodetector Setting</w:t>
            </w:r>
          </w:p>
        </w:tc>
        <w:tc>
          <w:tcPr>
            <w:tcW w:w="2430" w:type="dxa"/>
            <w:tcBorders>
              <w:top w:val="single" w:sz="12" w:space="0" w:color="auto"/>
              <w:left w:val="nil"/>
              <w:bottom w:val="single" w:sz="12" w:space="0" w:color="auto"/>
              <w:right w:val="single" w:sz="4" w:space="0" w:color="auto"/>
            </w:tcBorders>
            <w:shd w:val="clear" w:color="auto" w:fill="auto"/>
            <w:vAlign w:val="center"/>
            <w:hideMark/>
          </w:tcPr>
          <w:p w14:paraId="25CCCE95" w14:textId="77777777" w:rsidR="00672D3F" w:rsidRPr="00296D62" w:rsidRDefault="00672D3F" w:rsidP="003B05B6">
            <w:pPr>
              <w:pStyle w:val="NormalCompact"/>
              <w:rPr>
                <w:b/>
                <w:bCs/>
              </w:rPr>
            </w:pPr>
            <w:r w:rsidRPr="00296D62">
              <w:rPr>
                <w:b/>
                <w:bCs/>
              </w:rPr>
              <w:t>Minimum Reading (Lux)</w:t>
            </w:r>
          </w:p>
        </w:tc>
        <w:tc>
          <w:tcPr>
            <w:tcW w:w="2430" w:type="dxa"/>
            <w:tcBorders>
              <w:top w:val="single" w:sz="12" w:space="0" w:color="auto"/>
              <w:left w:val="single" w:sz="4" w:space="0" w:color="auto"/>
              <w:bottom w:val="single" w:sz="12" w:space="0" w:color="auto"/>
              <w:right w:val="single" w:sz="12" w:space="0" w:color="auto"/>
            </w:tcBorders>
            <w:shd w:val="clear" w:color="auto" w:fill="auto"/>
            <w:vAlign w:val="center"/>
            <w:hideMark/>
          </w:tcPr>
          <w:p w14:paraId="3D1DF116" w14:textId="77777777" w:rsidR="00672D3F" w:rsidRPr="00296D62" w:rsidRDefault="00672D3F" w:rsidP="003B05B6">
            <w:pPr>
              <w:pStyle w:val="NormalCompact"/>
              <w:rPr>
                <w:b/>
                <w:bCs/>
              </w:rPr>
            </w:pPr>
            <w:r w:rsidRPr="00296D62">
              <w:rPr>
                <w:b/>
                <w:bCs/>
              </w:rPr>
              <w:t>Maximum Reading (Lux)</w:t>
            </w:r>
          </w:p>
        </w:tc>
      </w:tr>
      <w:tr w:rsidR="00672D3F" w:rsidRPr="00296D62" w14:paraId="62F5E52C" w14:textId="77777777" w:rsidTr="003B05B6">
        <w:trPr>
          <w:trHeight w:val="280"/>
          <w:jc w:val="center"/>
        </w:trPr>
        <w:tc>
          <w:tcPr>
            <w:tcW w:w="2059" w:type="dxa"/>
            <w:tcBorders>
              <w:top w:val="nil"/>
              <w:left w:val="single" w:sz="12" w:space="0" w:color="auto"/>
              <w:bottom w:val="single" w:sz="4" w:space="0" w:color="auto"/>
              <w:right w:val="single" w:sz="12" w:space="0" w:color="auto"/>
            </w:tcBorders>
            <w:shd w:val="clear" w:color="auto" w:fill="auto"/>
            <w:noWrap/>
            <w:vAlign w:val="center"/>
            <w:hideMark/>
          </w:tcPr>
          <w:p w14:paraId="3C0B8625" w14:textId="77777777" w:rsidR="00672D3F" w:rsidRPr="00296D62" w:rsidRDefault="00672D3F" w:rsidP="003B05B6">
            <w:pPr>
              <w:pStyle w:val="NormalCompact"/>
            </w:pPr>
            <w:r w:rsidRPr="00296D62">
              <w:t>0-600</w:t>
            </w:r>
          </w:p>
        </w:tc>
        <w:tc>
          <w:tcPr>
            <w:tcW w:w="2430" w:type="dxa"/>
            <w:tcBorders>
              <w:top w:val="nil"/>
              <w:left w:val="nil"/>
              <w:bottom w:val="single" w:sz="4" w:space="0" w:color="auto"/>
              <w:right w:val="single" w:sz="4" w:space="0" w:color="auto"/>
            </w:tcBorders>
            <w:shd w:val="clear" w:color="auto" w:fill="auto"/>
            <w:noWrap/>
            <w:vAlign w:val="center"/>
            <w:hideMark/>
          </w:tcPr>
          <w:p w14:paraId="21261C59" w14:textId="77777777" w:rsidR="00672D3F" w:rsidRPr="00296D62" w:rsidRDefault="00672D3F" w:rsidP="003B05B6">
            <w:pPr>
              <w:pStyle w:val="NormalCompact"/>
            </w:pPr>
            <w:r w:rsidRPr="00296D62">
              <w:t>2</w:t>
            </w:r>
          </w:p>
        </w:tc>
        <w:tc>
          <w:tcPr>
            <w:tcW w:w="2430" w:type="dxa"/>
            <w:tcBorders>
              <w:top w:val="nil"/>
              <w:left w:val="single" w:sz="4" w:space="0" w:color="auto"/>
              <w:bottom w:val="single" w:sz="4" w:space="0" w:color="auto"/>
              <w:right w:val="single" w:sz="12" w:space="0" w:color="auto"/>
            </w:tcBorders>
            <w:shd w:val="clear" w:color="auto" w:fill="auto"/>
            <w:noWrap/>
            <w:vAlign w:val="center"/>
            <w:hideMark/>
          </w:tcPr>
          <w:p w14:paraId="4E1A532E" w14:textId="77777777" w:rsidR="00672D3F" w:rsidRPr="00296D62" w:rsidRDefault="00672D3F" w:rsidP="003B05B6">
            <w:pPr>
              <w:pStyle w:val="NormalCompact"/>
            </w:pPr>
            <w:r w:rsidRPr="00296D62">
              <w:t>769</w:t>
            </w:r>
          </w:p>
        </w:tc>
      </w:tr>
      <w:tr w:rsidR="00672D3F" w:rsidRPr="00296D62" w14:paraId="696C3D0A" w14:textId="77777777" w:rsidTr="003B05B6">
        <w:trPr>
          <w:trHeight w:val="260"/>
          <w:jc w:val="center"/>
        </w:trPr>
        <w:tc>
          <w:tcPr>
            <w:tcW w:w="2059" w:type="dxa"/>
            <w:tcBorders>
              <w:top w:val="single" w:sz="4" w:space="0" w:color="auto"/>
              <w:left w:val="single" w:sz="12" w:space="0" w:color="auto"/>
              <w:bottom w:val="single" w:sz="4" w:space="0" w:color="auto"/>
              <w:right w:val="single" w:sz="12" w:space="0" w:color="auto"/>
            </w:tcBorders>
            <w:shd w:val="clear" w:color="auto" w:fill="auto"/>
            <w:noWrap/>
            <w:vAlign w:val="center"/>
            <w:hideMark/>
          </w:tcPr>
          <w:p w14:paraId="0E65C48B" w14:textId="77777777" w:rsidR="00672D3F" w:rsidRPr="00296D62" w:rsidRDefault="00672D3F" w:rsidP="003B05B6">
            <w:pPr>
              <w:pStyle w:val="NormalCompact"/>
            </w:pPr>
            <w:r w:rsidRPr="00296D62">
              <w:t>0-6000</w:t>
            </w:r>
          </w:p>
        </w:tc>
        <w:tc>
          <w:tcPr>
            <w:tcW w:w="2430" w:type="dxa"/>
            <w:tcBorders>
              <w:top w:val="single" w:sz="4" w:space="0" w:color="auto"/>
              <w:left w:val="nil"/>
              <w:bottom w:val="single" w:sz="4" w:space="0" w:color="auto"/>
              <w:right w:val="single" w:sz="4" w:space="0" w:color="auto"/>
            </w:tcBorders>
            <w:shd w:val="clear" w:color="auto" w:fill="auto"/>
            <w:noWrap/>
            <w:vAlign w:val="center"/>
            <w:hideMark/>
          </w:tcPr>
          <w:p w14:paraId="7131D020" w14:textId="77777777" w:rsidR="00672D3F" w:rsidRPr="00296D62" w:rsidRDefault="00672D3F" w:rsidP="003B05B6">
            <w:pPr>
              <w:pStyle w:val="NormalCompact"/>
            </w:pPr>
            <w:r w:rsidRPr="00296D62">
              <w:t>22</w:t>
            </w:r>
          </w:p>
        </w:tc>
        <w:tc>
          <w:tcPr>
            <w:tcW w:w="2430" w:type="dxa"/>
            <w:tcBorders>
              <w:top w:val="single" w:sz="4" w:space="0" w:color="auto"/>
              <w:left w:val="single" w:sz="4" w:space="0" w:color="auto"/>
              <w:bottom w:val="single" w:sz="4" w:space="0" w:color="auto"/>
              <w:right w:val="single" w:sz="12" w:space="0" w:color="auto"/>
            </w:tcBorders>
            <w:shd w:val="clear" w:color="auto" w:fill="auto"/>
            <w:noWrap/>
            <w:vAlign w:val="center"/>
            <w:hideMark/>
          </w:tcPr>
          <w:p w14:paraId="1F0A4E58" w14:textId="77777777" w:rsidR="00672D3F" w:rsidRPr="00296D62" w:rsidRDefault="00672D3F" w:rsidP="003B05B6">
            <w:pPr>
              <w:pStyle w:val="NormalCompact"/>
            </w:pPr>
            <w:r w:rsidRPr="00296D62">
              <w:t>8445</w:t>
            </w:r>
          </w:p>
        </w:tc>
      </w:tr>
      <w:tr w:rsidR="00672D3F" w:rsidRPr="00296D62" w14:paraId="1237545B" w14:textId="77777777" w:rsidTr="003B05B6">
        <w:trPr>
          <w:trHeight w:val="280"/>
          <w:jc w:val="center"/>
        </w:trPr>
        <w:tc>
          <w:tcPr>
            <w:tcW w:w="2059" w:type="dxa"/>
            <w:tcBorders>
              <w:top w:val="single" w:sz="4" w:space="0" w:color="auto"/>
              <w:left w:val="single" w:sz="12" w:space="0" w:color="auto"/>
              <w:bottom w:val="single" w:sz="12" w:space="0" w:color="auto"/>
              <w:right w:val="single" w:sz="12" w:space="0" w:color="auto"/>
            </w:tcBorders>
            <w:shd w:val="clear" w:color="auto" w:fill="auto"/>
            <w:noWrap/>
            <w:vAlign w:val="center"/>
            <w:hideMark/>
          </w:tcPr>
          <w:p w14:paraId="786E95E0" w14:textId="77777777" w:rsidR="00672D3F" w:rsidRPr="00296D62" w:rsidRDefault="00672D3F" w:rsidP="003B05B6">
            <w:pPr>
              <w:pStyle w:val="NormalCompact"/>
            </w:pPr>
            <w:r w:rsidRPr="00296D62">
              <w:t>0-150000</w:t>
            </w:r>
          </w:p>
        </w:tc>
        <w:tc>
          <w:tcPr>
            <w:tcW w:w="2430" w:type="dxa"/>
            <w:tcBorders>
              <w:top w:val="single" w:sz="4" w:space="0" w:color="auto"/>
              <w:left w:val="nil"/>
              <w:bottom w:val="single" w:sz="12" w:space="0" w:color="auto"/>
              <w:right w:val="single" w:sz="4" w:space="0" w:color="auto"/>
            </w:tcBorders>
            <w:shd w:val="clear" w:color="auto" w:fill="auto"/>
            <w:noWrap/>
            <w:vAlign w:val="center"/>
            <w:hideMark/>
          </w:tcPr>
          <w:p w14:paraId="4578AC22" w14:textId="77777777" w:rsidR="00672D3F" w:rsidRPr="00296D62" w:rsidRDefault="00672D3F" w:rsidP="003B05B6">
            <w:pPr>
              <w:pStyle w:val="NormalCompact"/>
            </w:pPr>
            <w:r w:rsidRPr="00296D62">
              <w:t>507</w:t>
            </w:r>
          </w:p>
        </w:tc>
        <w:tc>
          <w:tcPr>
            <w:tcW w:w="2430" w:type="dxa"/>
            <w:tcBorders>
              <w:top w:val="single" w:sz="4" w:space="0" w:color="auto"/>
              <w:left w:val="single" w:sz="4" w:space="0" w:color="auto"/>
              <w:bottom w:val="single" w:sz="12" w:space="0" w:color="auto"/>
              <w:right w:val="single" w:sz="12" w:space="0" w:color="auto"/>
            </w:tcBorders>
            <w:shd w:val="clear" w:color="auto" w:fill="auto"/>
            <w:noWrap/>
            <w:vAlign w:val="center"/>
            <w:hideMark/>
          </w:tcPr>
          <w:p w14:paraId="417074A2" w14:textId="77777777" w:rsidR="00672D3F" w:rsidRPr="00296D62" w:rsidRDefault="00672D3F" w:rsidP="003B05B6">
            <w:pPr>
              <w:pStyle w:val="NormalCompact"/>
            </w:pPr>
            <w:r w:rsidRPr="00296D62">
              <w:t>169000</w:t>
            </w:r>
          </w:p>
        </w:tc>
      </w:tr>
    </w:tbl>
    <w:p w14:paraId="6FABD0F1" w14:textId="77777777" w:rsidR="00672D3F" w:rsidRPr="00296D62" w:rsidRDefault="00672D3F" w:rsidP="00672D3F">
      <w:pPr>
        <w:pStyle w:val="NormalCompact"/>
      </w:pPr>
    </w:p>
    <w:p w14:paraId="2D7B9BFF" w14:textId="77777777" w:rsidR="00672D3F" w:rsidRPr="00296D62" w:rsidRDefault="00672D3F" w:rsidP="00672D3F">
      <w:r w:rsidRPr="00296D62">
        <w:t>Above readings of around 169000 lux on the 0-150000 setting the photodetector saturates.</w:t>
      </w:r>
    </w:p>
    <w:p w14:paraId="719374DF" w14:textId="44FB4D19" w:rsidR="00A40776" w:rsidRDefault="00672D3F" w:rsidP="00672D3F">
      <w:pPr>
        <w:jc w:val="center"/>
      </w:pPr>
      <w:r w:rsidRPr="006A3D96">
        <w:rPr>
          <w:noProof/>
        </w:rPr>
        <w:drawing>
          <wp:inline distT="0" distB="0" distL="0" distR="0" wp14:anchorId="0BFCEF1B" wp14:editId="7D383C09">
            <wp:extent cx="2743200" cy="1755648"/>
            <wp:effectExtent l="0" t="0" r="0" b="0"/>
            <wp:docPr id="12" name="Picture 12" descr="Graph of Power (L Value) vs. Intensity (Lux) for Blue LED." title="Red LED 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743200" cy="1755648"/>
                    </a:xfrm>
                    <a:prstGeom prst="rect">
                      <a:avLst/>
                    </a:prstGeom>
                  </pic:spPr>
                </pic:pic>
              </a:graphicData>
            </a:graphic>
          </wp:inline>
        </w:drawing>
      </w:r>
      <w:r w:rsidRPr="00F36498">
        <w:rPr>
          <w:noProof/>
        </w:rPr>
        <w:drawing>
          <wp:inline distT="0" distB="0" distL="0" distR="0" wp14:anchorId="6DF3E923" wp14:editId="6251C9DA">
            <wp:extent cx="2743200" cy="1746504"/>
            <wp:effectExtent l="0" t="0" r="0" b="6350"/>
            <wp:docPr id="10" name="Picture 10" descr="Graph of Power (L Value) vs. Intensity (Lux) for Green LED." title="Green LED 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743200" cy="1746504"/>
                    </a:xfrm>
                    <a:prstGeom prst="rect">
                      <a:avLst/>
                    </a:prstGeom>
                  </pic:spPr>
                </pic:pic>
              </a:graphicData>
            </a:graphic>
          </wp:inline>
        </w:drawing>
      </w:r>
      <w:r w:rsidRPr="00F36498">
        <w:rPr>
          <w:noProof/>
        </w:rPr>
        <w:drawing>
          <wp:inline distT="0" distB="0" distL="0" distR="0" wp14:anchorId="76CAECE6" wp14:editId="42A1526E">
            <wp:extent cx="2743200" cy="1892808"/>
            <wp:effectExtent l="0" t="0" r="0" b="12700"/>
            <wp:docPr id="11" name="Picture 11" descr="Graph of Power (L Value) vs. Intensity (Lux) for Blue LED." title="Blue LED Calibr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743200" cy="1892808"/>
                    </a:xfrm>
                    <a:prstGeom prst="rect">
                      <a:avLst/>
                    </a:prstGeom>
                  </pic:spPr>
                </pic:pic>
              </a:graphicData>
            </a:graphic>
          </wp:inline>
        </w:drawing>
      </w:r>
    </w:p>
    <w:p w14:paraId="22D28995" w14:textId="71643188" w:rsidR="00542DE6" w:rsidRPr="00451B31" w:rsidRDefault="00672D3F" w:rsidP="00672D3F">
      <w:pPr>
        <w:pStyle w:val="Caption"/>
        <w:jc w:val="center"/>
      </w:pPr>
      <w:r>
        <w:t>Figure X.  Clockwise from top-left:  Graphs of LED Power-vs-Measured Intensity for the Red, Green, and Blue LEDs.</w:t>
      </w:r>
    </w:p>
    <w:p w14:paraId="358DE886" w14:textId="65060B26" w:rsidR="00BD6111" w:rsidRPr="005F3A2F" w:rsidRDefault="00451B31" w:rsidP="00451B31">
      <w:pPr>
        <w:jc w:val="right"/>
      </w:pPr>
      <w:r w:rsidRPr="00451B31">
        <w:sym w:font="Symbol" w:char="F0E0"/>
      </w:r>
      <w:r w:rsidRPr="00451B31">
        <w:sym w:font="Symbol" w:char="F0E0"/>
      </w:r>
    </w:p>
    <w:p w14:paraId="72387CD4" w14:textId="77777777" w:rsidR="00531BAA" w:rsidRDefault="00531BAA">
      <w:pPr>
        <w:rPr>
          <w:rFonts w:asciiTheme="minorHAnsi" w:hAnsiTheme="minorHAnsi" w:cstheme="minorBidi"/>
          <w:sz w:val="24"/>
          <w:lang w:eastAsia="en-US"/>
        </w:rPr>
      </w:pPr>
    </w:p>
    <w:sectPr w:rsidR="00531BAA" w:rsidSect="00A70EA6">
      <w:headerReference w:type="default" r:id="rId20"/>
      <w:footerReference w:type="even" r:id="rId21"/>
      <w:footerReference w:type="default" r:id="rId22"/>
      <w:headerReference w:type="first" r:id="rId23"/>
      <w:footerReference w:type="first" r:id="rId24"/>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6890F" w14:textId="77777777" w:rsidR="001E46D5" w:rsidRDefault="001E46D5" w:rsidP="005A0886">
      <w:r>
        <w:separator/>
      </w:r>
    </w:p>
    <w:p w14:paraId="1404BBF9" w14:textId="77777777" w:rsidR="001E46D5" w:rsidRDefault="001E46D5" w:rsidP="005A0886"/>
  </w:endnote>
  <w:endnote w:type="continuationSeparator" w:id="0">
    <w:p w14:paraId="2700450E" w14:textId="77777777" w:rsidR="001E46D5" w:rsidRDefault="001E46D5" w:rsidP="005A0886">
      <w:r>
        <w:continuationSeparator/>
      </w:r>
    </w:p>
    <w:p w14:paraId="5065E62E" w14:textId="77777777" w:rsidR="001E46D5" w:rsidRDefault="001E46D5" w:rsidP="005A08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Times New Roman Bold">
    <w:altName w:val="Times New Roman"/>
    <w:panose1 w:val="020B0604020202020204"/>
    <w:charset w:val="00"/>
    <w:family w:val="roman"/>
    <w:pitch w:val="variable"/>
    <w:sig w:usb0="E0002AE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3E5C6" w14:textId="77777777" w:rsidR="003B05B6" w:rsidRDefault="003B05B6" w:rsidP="005A088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6D2CCF4" w14:textId="77777777" w:rsidR="003B05B6" w:rsidRDefault="003B05B6" w:rsidP="005A0886">
    <w:pPr>
      <w:pStyle w:val="Footer"/>
    </w:pPr>
  </w:p>
  <w:p w14:paraId="1FADF781" w14:textId="77777777" w:rsidR="003B05B6" w:rsidRDefault="003B05B6" w:rsidP="005A088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C159C" w14:textId="39D7A414" w:rsidR="003B05B6" w:rsidRDefault="003B05B6" w:rsidP="002E5F02">
    <w:pPr>
      <w:pStyle w:val="Footer"/>
      <w:jc w:val="right"/>
    </w:pPr>
    <w:r w:rsidRPr="00C56815">
      <w:rPr>
        <w:rStyle w:val="PageNumber"/>
      </w:rPr>
      <w:fldChar w:fldCharType="begin"/>
    </w:r>
    <w:r w:rsidRPr="00C56815">
      <w:rPr>
        <w:rStyle w:val="PageNumber"/>
      </w:rPr>
      <w:instrText xml:space="preserve">PAGE  </w:instrText>
    </w:r>
    <w:r w:rsidRPr="00C56815">
      <w:rPr>
        <w:rStyle w:val="PageNumber"/>
      </w:rPr>
      <w:fldChar w:fldCharType="separate"/>
    </w:r>
    <w:r w:rsidR="00B35CC8">
      <w:rPr>
        <w:rStyle w:val="PageNumber"/>
        <w:noProof/>
      </w:rPr>
      <w:t>2</w:t>
    </w:r>
    <w:r w:rsidRPr="00C56815">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54311" w14:textId="6E821259" w:rsidR="003B05B6" w:rsidRPr="00F22DE4" w:rsidRDefault="003B05B6" w:rsidP="005A0886">
    <w:pPr>
      <w:pStyle w:val="Header"/>
    </w:pPr>
    <w:r w:rsidRPr="00503465">
      <w:t>v</w:t>
    </w:r>
    <w:r>
      <w:t>. 2.4.3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489CB" w14:textId="77777777" w:rsidR="001E46D5" w:rsidRDefault="001E46D5" w:rsidP="006469BD">
      <w:pPr>
        <w:spacing w:after="0"/>
      </w:pPr>
      <w:r>
        <w:separator/>
      </w:r>
    </w:p>
  </w:footnote>
  <w:footnote w:type="continuationSeparator" w:id="0">
    <w:p w14:paraId="6BCB0A0A" w14:textId="77777777" w:rsidR="001E46D5" w:rsidRDefault="001E46D5" w:rsidP="005A0886">
      <w:r>
        <w:continuationSeparator/>
      </w:r>
    </w:p>
    <w:p w14:paraId="674D1745" w14:textId="77777777" w:rsidR="001E46D5" w:rsidRDefault="001E46D5" w:rsidP="005A0886"/>
  </w:footnote>
  <w:footnote w:id="1">
    <w:p w14:paraId="43052F68" w14:textId="77777777" w:rsidR="003B05B6" w:rsidRDefault="003B05B6" w:rsidP="002653AD">
      <w:pPr>
        <w:pStyle w:val="FootnoteText"/>
      </w:pPr>
      <w:r>
        <w:rPr>
          <w:rStyle w:val="FootnoteReference"/>
        </w:rPr>
        <w:footnoteRef/>
      </w:r>
      <w:r>
        <w:t xml:space="preserve"> It may seem obvious now that this is because negatively-charged electrons were being emitted but keep in mind that electrons weren’t even identified or properly “discovered” until J. J. Thompson’s work in 1899! </w:t>
      </w:r>
    </w:p>
  </w:footnote>
  <w:footnote w:id="2">
    <w:p w14:paraId="38F8712A" w14:textId="77777777" w:rsidR="003B05B6" w:rsidRPr="00ED5B44" w:rsidRDefault="003B05B6" w:rsidP="002653AD">
      <w:pPr>
        <w:pStyle w:val="FootnoteText"/>
      </w:pPr>
      <w:r>
        <w:rPr>
          <w:rStyle w:val="FootnoteReference"/>
        </w:rPr>
        <w:footnoteRef/>
      </w:r>
      <w:r>
        <w:t xml:space="preserve"> We speak of a </w:t>
      </w:r>
      <w:r>
        <w:rPr>
          <w:i/>
        </w:rPr>
        <w:t>maximum</w:t>
      </w:r>
      <w:r>
        <w:t xml:space="preserve"> kinetic energy because the photoelectrons are emitted with a range of kinetic energies.  The maximum kinetic energy also happens to be a relatively easy and convenient quantity to measure!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435F1" w14:textId="47D6DCCA" w:rsidR="003B05B6" w:rsidRDefault="003B05B6" w:rsidP="005A0886">
    <w:pPr>
      <w:pStyle w:val="Header"/>
    </w:pPr>
    <w:r w:rsidRPr="00F47773">
      <w:t>P</w:t>
    </w:r>
    <w:r>
      <w:t>hysics 5CL - Lab 4</w:t>
    </w:r>
    <w:r w:rsidRPr="00F47773">
      <w:t xml:space="preserve"> </w:t>
    </w:r>
    <w:r>
      <w:t>–</w:t>
    </w:r>
    <w:r w:rsidRPr="00F47773">
      <w:t xml:space="preserve"> </w:t>
    </w:r>
    <w:r>
      <w:t>The Photoelectric Effect</w:t>
    </w:r>
  </w:p>
  <w:p w14:paraId="4E834345" w14:textId="77777777" w:rsidR="003B05B6" w:rsidRDefault="003B05B6" w:rsidP="005A088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B3E9E" w14:textId="63FDFF99" w:rsidR="003B05B6" w:rsidRPr="002B61B1" w:rsidRDefault="003B05B6" w:rsidP="005A0886">
    <w:pPr>
      <w:pStyle w:val="Header"/>
    </w:pPr>
    <w:r w:rsidRPr="002B61B1">
      <w:t>UC Berkeley Physics 5CL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211A4E4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D"/>
    <w:multiLevelType w:val="singleLevel"/>
    <w:tmpl w:val="7FC0786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128EA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2107C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C92EF3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D908F0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E6CAA6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D64E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066D29D1"/>
    <w:multiLevelType w:val="hybridMultilevel"/>
    <w:tmpl w:val="D8E69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27D79CC"/>
    <w:multiLevelType w:val="hybridMultilevel"/>
    <w:tmpl w:val="AED81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E41D62"/>
    <w:multiLevelType w:val="hybridMultilevel"/>
    <w:tmpl w:val="796C9BB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5494EBC"/>
    <w:multiLevelType w:val="hybridMultilevel"/>
    <w:tmpl w:val="5A66879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094BEA"/>
    <w:multiLevelType w:val="hybridMultilevel"/>
    <w:tmpl w:val="5F84C80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81F1952"/>
    <w:multiLevelType w:val="hybridMultilevel"/>
    <w:tmpl w:val="3202EA3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FD2F16"/>
    <w:multiLevelType w:val="hybridMultilevel"/>
    <w:tmpl w:val="3962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85DD5"/>
    <w:multiLevelType w:val="hybridMultilevel"/>
    <w:tmpl w:val="E83E52C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BB65932"/>
    <w:multiLevelType w:val="hybridMultilevel"/>
    <w:tmpl w:val="BD783B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4E28AC"/>
    <w:multiLevelType w:val="hybridMultilevel"/>
    <w:tmpl w:val="E3A84400"/>
    <w:lvl w:ilvl="0" w:tplc="0409000B">
      <w:start w:val="1"/>
      <w:numFmt w:val="bullet"/>
      <w:lvlText w:val=""/>
      <w:lvlJc w:val="left"/>
      <w:pPr>
        <w:ind w:left="0" w:hanging="360"/>
      </w:pPr>
      <w:rPr>
        <w:rFonts w:ascii="Wingdings" w:hAnsi="Wingdings"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8" w15:restartNumberingAfterBreak="0">
    <w:nsid w:val="287E17ED"/>
    <w:multiLevelType w:val="hybridMultilevel"/>
    <w:tmpl w:val="5F84C80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A860576"/>
    <w:multiLevelType w:val="hybridMultilevel"/>
    <w:tmpl w:val="84EE1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3A1AB4"/>
    <w:multiLevelType w:val="hybridMultilevel"/>
    <w:tmpl w:val="4EF0E5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482198"/>
    <w:multiLevelType w:val="hybridMultilevel"/>
    <w:tmpl w:val="AC5CED1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4B832CD"/>
    <w:multiLevelType w:val="hybridMultilevel"/>
    <w:tmpl w:val="00EC95C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531551F"/>
    <w:multiLevelType w:val="hybridMultilevel"/>
    <w:tmpl w:val="78D87F3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55D71B1"/>
    <w:multiLevelType w:val="hybridMultilevel"/>
    <w:tmpl w:val="FCE8F27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B2246D1"/>
    <w:multiLevelType w:val="hybridMultilevel"/>
    <w:tmpl w:val="F32CA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583BE2"/>
    <w:multiLevelType w:val="hybridMultilevel"/>
    <w:tmpl w:val="D06E95C2"/>
    <w:lvl w:ilvl="0" w:tplc="CA84DA5C">
      <w:start w:val="1"/>
      <w:numFmt w:val="lowerLetter"/>
      <w:lvlText w:val="%1)"/>
      <w:lvlJc w:val="left"/>
      <w:pPr>
        <w:ind w:left="360" w:hanging="360"/>
      </w:pPr>
      <w:rPr>
        <w:rFonts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0984E66"/>
    <w:multiLevelType w:val="hybridMultilevel"/>
    <w:tmpl w:val="EED4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101520"/>
    <w:multiLevelType w:val="hybridMultilevel"/>
    <w:tmpl w:val="DF08E104"/>
    <w:lvl w:ilvl="0" w:tplc="FBDA8F0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8E65BDF"/>
    <w:multiLevelType w:val="hybridMultilevel"/>
    <w:tmpl w:val="6A943BB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5EB62D5"/>
    <w:multiLevelType w:val="hybridMultilevel"/>
    <w:tmpl w:val="BC98A3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C1053"/>
    <w:multiLevelType w:val="hybridMultilevel"/>
    <w:tmpl w:val="88582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D11945"/>
    <w:multiLevelType w:val="hybridMultilevel"/>
    <w:tmpl w:val="36604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E4972"/>
    <w:multiLevelType w:val="hybridMultilevel"/>
    <w:tmpl w:val="BE0C811E"/>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8C21982"/>
    <w:multiLevelType w:val="hybridMultilevel"/>
    <w:tmpl w:val="E3B060F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3E5392"/>
    <w:multiLevelType w:val="hybridMultilevel"/>
    <w:tmpl w:val="4DAAEA8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8A0C2E"/>
    <w:multiLevelType w:val="hybridMultilevel"/>
    <w:tmpl w:val="E0D265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5253CF"/>
    <w:multiLevelType w:val="hybridMultilevel"/>
    <w:tmpl w:val="EFF414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27D7BB8"/>
    <w:multiLevelType w:val="hybridMultilevel"/>
    <w:tmpl w:val="B9848B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3285302">
    <w:abstractNumId w:val="14"/>
  </w:num>
  <w:num w:numId="2" w16cid:durableId="1578635007">
    <w:abstractNumId w:val="38"/>
  </w:num>
  <w:num w:numId="3" w16cid:durableId="306474335">
    <w:abstractNumId w:val="25"/>
  </w:num>
  <w:num w:numId="4" w16cid:durableId="1016536685">
    <w:abstractNumId w:val="26"/>
  </w:num>
  <w:num w:numId="5" w16cid:durableId="328023531">
    <w:abstractNumId w:val="22"/>
  </w:num>
  <w:num w:numId="6" w16cid:durableId="1060402333">
    <w:abstractNumId w:val="18"/>
  </w:num>
  <w:num w:numId="7" w16cid:durableId="1403289219">
    <w:abstractNumId w:val="8"/>
  </w:num>
  <w:num w:numId="8" w16cid:durableId="2081362466">
    <w:abstractNumId w:val="27"/>
  </w:num>
  <w:num w:numId="9" w16cid:durableId="572545129">
    <w:abstractNumId w:val="31"/>
  </w:num>
  <w:num w:numId="10" w16cid:durableId="1987852387">
    <w:abstractNumId w:val="32"/>
  </w:num>
  <w:num w:numId="11" w16cid:durableId="1000625505">
    <w:abstractNumId w:val="9"/>
  </w:num>
  <w:num w:numId="12" w16cid:durableId="1864977474">
    <w:abstractNumId w:val="34"/>
  </w:num>
  <w:num w:numId="13" w16cid:durableId="11423912">
    <w:abstractNumId w:val="10"/>
  </w:num>
  <w:num w:numId="14" w16cid:durableId="1659571003">
    <w:abstractNumId w:val="12"/>
  </w:num>
  <w:num w:numId="15" w16cid:durableId="1426799771">
    <w:abstractNumId w:val="21"/>
  </w:num>
  <w:num w:numId="16" w16cid:durableId="182282284">
    <w:abstractNumId w:val="17"/>
  </w:num>
  <w:num w:numId="17" w16cid:durableId="1161117919">
    <w:abstractNumId w:val="0"/>
  </w:num>
  <w:num w:numId="18" w16cid:durableId="232206659">
    <w:abstractNumId w:val="1"/>
  </w:num>
  <w:num w:numId="19" w16cid:durableId="610361904">
    <w:abstractNumId w:val="2"/>
  </w:num>
  <w:num w:numId="20" w16cid:durableId="557015558">
    <w:abstractNumId w:val="3"/>
  </w:num>
  <w:num w:numId="21" w16cid:durableId="790250875">
    <w:abstractNumId w:val="4"/>
  </w:num>
  <w:num w:numId="22" w16cid:durableId="1694719454">
    <w:abstractNumId w:val="5"/>
  </w:num>
  <w:num w:numId="23" w16cid:durableId="20666798">
    <w:abstractNumId w:val="6"/>
  </w:num>
  <w:num w:numId="24" w16cid:durableId="1478061506">
    <w:abstractNumId w:val="7"/>
  </w:num>
  <w:num w:numId="25" w16cid:durableId="1255626320">
    <w:abstractNumId w:val="23"/>
  </w:num>
  <w:num w:numId="26" w16cid:durableId="458572705">
    <w:abstractNumId w:val="24"/>
  </w:num>
  <w:num w:numId="27" w16cid:durableId="2078824517">
    <w:abstractNumId w:val="28"/>
  </w:num>
  <w:num w:numId="28" w16cid:durableId="1487209479">
    <w:abstractNumId w:val="30"/>
  </w:num>
  <w:num w:numId="29" w16cid:durableId="1189830202">
    <w:abstractNumId w:val="19"/>
  </w:num>
  <w:num w:numId="30" w16cid:durableId="278879197">
    <w:abstractNumId w:val="33"/>
  </w:num>
  <w:num w:numId="31" w16cid:durableId="154810202">
    <w:abstractNumId w:val="11"/>
  </w:num>
  <w:num w:numId="32" w16cid:durableId="1688288459">
    <w:abstractNumId w:val="36"/>
  </w:num>
  <w:num w:numId="33" w16cid:durableId="1607888284">
    <w:abstractNumId w:val="15"/>
  </w:num>
  <w:num w:numId="34" w16cid:durableId="1120029561">
    <w:abstractNumId w:val="20"/>
  </w:num>
  <w:num w:numId="35" w16cid:durableId="1361541276">
    <w:abstractNumId w:val="13"/>
  </w:num>
  <w:num w:numId="36" w16cid:durableId="533540320">
    <w:abstractNumId w:val="35"/>
  </w:num>
  <w:num w:numId="37" w16cid:durableId="1873225096">
    <w:abstractNumId w:val="37"/>
  </w:num>
  <w:num w:numId="38" w16cid:durableId="1945721123">
    <w:abstractNumId w:val="16"/>
  </w:num>
  <w:num w:numId="39" w16cid:durableId="2125494705">
    <w:abstractNumId w:val="2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 Barsky">
    <w15:presenceInfo w15:providerId="Windows Live" w15:userId="4dd563f85a8dd0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oNotDisplayPageBoundaries/>
  <w:embedSystemFonts/>
  <w:activeWritingStyle w:appName="MSWord" w:lang="en-US" w:vendorID="64" w:dllVersion="4096"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rawingGridVerticalSpacing w:val="163"/>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55A"/>
    <w:rsid w:val="0000174C"/>
    <w:rsid w:val="00007EFE"/>
    <w:rsid w:val="00011D34"/>
    <w:rsid w:val="00012885"/>
    <w:rsid w:val="00014999"/>
    <w:rsid w:val="00016B24"/>
    <w:rsid w:val="00016CC9"/>
    <w:rsid w:val="00016E4A"/>
    <w:rsid w:val="00017A55"/>
    <w:rsid w:val="00020B98"/>
    <w:rsid w:val="00020F35"/>
    <w:rsid w:val="000215C8"/>
    <w:rsid w:val="0002289C"/>
    <w:rsid w:val="00024C09"/>
    <w:rsid w:val="00025E6D"/>
    <w:rsid w:val="000279A9"/>
    <w:rsid w:val="0003069F"/>
    <w:rsid w:val="0003157C"/>
    <w:rsid w:val="00032644"/>
    <w:rsid w:val="00032DCE"/>
    <w:rsid w:val="000337EF"/>
    <w:rsid w:val="00033ED2"/>
    <w:rsid w:val="00037087"/>
    <w:rsid w:val="000373BA"/>
    <w:rsid w:val="00045279"/>
    <w:rsid w:val="00046C7E"/>
    <w:rsid w:val="000470FC"/>
    <w:rsid w:val="000503E0"/>
    <w:rsid w:val="000504E3"/>
    <w:rsid w:val="00050BFC"/>
    <w:rsid w:val="00052441"/>
    <w:rsid w:val="00052BD7"/>
    <w:rsid w:val="00057DCE"/>
    <w:rsid w:val="000614B2"/>
    <w:rsid w:val="00067E26"/>
    <w:rsid w:val="00067F8E"/>
    <w:rsid w:val="000715FE"/>
    <w:rsid w:val="00071739"/>
    <w:rsid w:val="0007185B"/>
    <w:rsid w:val="00073631"/>
    <w:rsid w:val="00074853"/>
    <w:rsid w:val="00077690"/>
    <w:rsid w:val="00077F1B"/>
    <w:rsid w:val="0008014D"/>
    <w:rsid w:val="00081BA1"/>
    <w:rsid w:val="00091283"/>
    <w:rsid w:val="00093ACE"/>
    <w:rsid w:val="000952C9"/>
    <w:rsid w:val="000964C9"/>
    <w:rsid w:val="000968D6"/>
    <w:rsid w:val="00096B2B"/>
    <w:rsid w:val="00097D8B"/>
    <w:rsid w:val="000A06FB"/>
    <w:rsid w:val="000A07C7"/>
    <w:rsid w:val="000A237A"/>
    <w:rsid w:val="000A4317"/>
    <w:rsid w:val="000A45C0"/>
    <w:rsid w:val="000A5B25"/>
    <w:rsid w:val="000B0095"/>
    <w:rsid w:val="000B0BA3"/>
    <w:rsid w:val="000B0CA0"/>
    <w:rsid w:val="000B13A9"/>
    <w:rsid w:val="000B32AF"/>
    <w:rsid w:val="000B34B0"/>
    <w:rsid w:val="000B36AA"/>
    <w:rsid w:val="000B42AD"/>
    <w:rsid w:val="000B4B1E"/>
    <w:rsid w:val="000B696A"/>
    <w:rsid w:val="000C1C38"/>
    <w:rsid w:val="000C2B4D"/>
    <w:rsid w:val="000C3E50"/>
    <w:rsid w:val="000C51E6"/>
    <w:rsid w:val="000C59DC"/>
    <w:rsid w:val="000C609F"/>
    <w:rsid w:val="000C649C"/>
    <w:rsid w:val="000D0F2A"/>
    <w:rsid w:val="000D19D0"/>
    <w:rsid w:val="000D3BE1"/>
    <w:rsid w:val="000D63E9"/>
    <w:rsid w:val="000D6D55"/>
    <w:rsid w:val="000D72AB"/>
    <w:rsid w:val="000E039E"/>
    <w:rsid w:val="000E2BFC"/>
    <w:rsid w:val="000E5536"/>
    <w:rsid w:val="000E65DA"/>
    <w:rsid w:val="000E6E19"/>
    <w:rsid w:val="000E7190"/>
    <w:rsid w:val="000E71A0"/>
    <w:rsid w:val="000E77F7"/>
    <w:rsid w:val="000F03F4"/>
    <w:rsid w:val="000F08A4"/>
    <w:rsid w:val="000F10F9"/>
    <w:rsid w:val="000F112E"/>
    <w:rsid w:val="000F2001"/>
    <w:rsid w:val="000F2477"/>
    <w:rsid w:val="000F2514"/>
    <w:rsid w:val="000F34D1"/>
    <w:rsid w:val="000F35CB"/>
    <w:rsid w:val="000F3E49"/>
    <w:rsid w:val="000F4149"/>
    <w:rsid w:val="000F7F28"/>
    <w:rsid w:val="00101DC2"/>
    <w:rsid w:val="00102677"/>
    <w:rsid w:val="00102C33"/>
    <w:rsid w:val="00103499"/>
    <w:rsid w:val="00104E91"/>
    <w:rsid w:val="0010767A"/>
    <w:rsid w:val="001140CB"/>
    <w:rsid w:val="00116A2A"/>
    <w:rsid w:val="00116E49"/>
    <w:rsid w:val="0011747C"/>
    <w:rsid w:val="001206B8"/>
    <w:rsid w:val="00121A9F"/>
    <w:rsid w:val="001232D4"/>
    <w:rsid w:val="00125429"/>
    <w:rsid w:val="00125FD5"/>
    <w:rsid w:val="0012666D"/>
    <w:rsid w:val="00127F62"/>
    <w:rsid w:val="0013206E"/>
    <w:rsid w:val="0013229C"/>
    <w:rsid w:val="00134630"/>
    <w:rsid w:val="0013666F"/>
    <w:rsid w:val="0014061F"/>
    <w:rsid w:val="00140A8F"/>
    <w:rsid w:val="0014146D"/>
    <w:rsid w:val="00145863"/>
    <w:rsid w:val="00146A9A"/>
    <w:rsid w:val="001533AF"/>
    <w:rsid w:val="001569DD"/>
    <w:rsid w:val="001619B1"/>
    <w:rsid w:val="00161EA4"/>
    <w:rsid w:val="00162025"/>
    <w:rsid w:val="00166E5C"/>
    <w:rsid w:val="00170FF5"/>
    <w:rsid w:val="00171FF2"/>
    <w:rsid w:val="00172125"/>
    <w:rsid w:val="00172A52"/>
    <w:rsid w:val="001736D7"/>
    <w:rsid w:val="0017757A"/>
    <w:rsid w:val="001775D7"/>
    <w:rsid w:val="00180180"/>
    <w:rsid w:val="00180262"/>
    <w:rsid w:val="00180ED1"/>
    <w:rsid w:val="0018173C"/>
    <w:rsid w:val="00181F6B"/>
    <w:rsid w:val="00182EF6"/>
    <w:rsid w:val="001842A9"/>
    <w:rsid w:val="00185085"/>
    <w:rsid w:val="00185B2B"/>
    <w:rsid w:val="0018655A"/>
    <w:rsid w:val="00186588"/>
    <w:rsid w:val="00186E98"/>
    <w:rsid w:val="00190480"/>
    <w:rsid w:val="00193875"/>
    <w:rsid w:val="00194657"/>
    <w:rsid w:val="001953DB"/>
    <w:rsid w:val="00196251"/>
    <w:rsid w:val="00196517"/>
    <w:rsid w:val="00196902"/>
    <w:rsid w:val="001A1A53"/>
    <w:rsid w:val="001A26BD"/>
    <w:rsid w:val="001A40F2"/>
    <w:rsid w:val="001A4B75"/>
    <w:rsid w:val="001A59D2"/>
    <w:rsid w:val="001A5A9A"/>
    <w:rsid w:val="001A5C5E"/>
    <w:rsid w:val="001A733A"/>
    <w:rsid w:val="001B269F"/>
    <w:rsid w:val="001B2AB9"/>
    <w:rsid w:val="001B400A"/>
    <w:rsid w:val="001B46C0"/>
    <w:rsid w:val="001B5ED1"/>
    <w:rsid w:val="001B5F18"/>
    <w:rsid w:val="001C01EE"/>
    <w:rsid w:val="001C3C26"/>
    <w:rsid w:val="001C5322"/>
    <w:rsid w:val="001C655E"/>
    <w:rsid w:val="001C6C12"/>
    <w:rsid w:val="001D0853"/>
    <w:rsid w:val="001D66C0"/>
    <w:rsid w:val="001D68F8"/>
    <w:rsid w:val="001D786D"/>
    <w:rsid w:val="001D7CEE"/>
    <w:rsid w:val="001E33CD"/>
    <w:rsid w:val="001E46D5"/>
    <w:rsid w:val="001E5944"/>
    <w:rsid w:val="001E62BF"/>
    <w:rsid w:val="001E6390"/>
    <w:rsid w:val="001E7183"/>
    <w:rsid w:val="001F048C"/>
    <w:rsid w:val="001F0AA9"/>
    <w:rsid w:val="001F10BE"/>
    <w:rsid w:val="001F1A47"/>
    <w:rsid w:val="001F3833"/>
    <w:rsid w:val="001F6ED0"/>
    <w:rsid w:val="00200BE6"/>
    <w:rsid w:val="00202604"/>
    <w:rsid w:val="00202A81"/>
    <w:rsid w:val="00202FC8"/>
    <w:rsid w:val="00203913"/>
    <w:rsid w:val="00203FCD"/>
    <w:rsid w:val="0020468C"/>
    <w:rsid w:val="0020525D"/>
    <w:rsid w:val="00205350"/>
    <w:rsid w:val="0020783E"/>
    <w:rsid w:val="00211E59"/>
    <w:rsid w:val="002145C3"/>
    <w:rsid w:val="00215679"/>
    <w:rsid w:val="00215919"/>
    <w:rsid w:val="00216907"/>
    <w:rsid w:val="00216A4D"/>
    <w:rsid w:val="002229B3"/>
    <w:rsid w:val="00223B11"/>
    <w:rsid w:val="0022509C"/>
    <w:rsid w:val="00225441"/>
    <w:rsid w:val="0022751E"/>
    <w:rsid w:val="002321BA"/>
    <w:rsid w:val="00234067"/>
    <w:rsid w:val="00235682"/>
    <w:rsid w:val="00235B37"/>
    <w:rsid w:val="00240F6E"/>
    <w:rsid w:val="00242CD8"/>
    <w:rsid w:val="00243817"/>
    <w:rsid w:val="00243DEC"/>
    <w:rsid w:val="002451BC"/>
    <w:rsid w:val="00246E21"/>
    <w:rsid w:val="00247575"/>
    <w:rsid w:val="00247C73"/>
    <w:rsid w:val="002506F0"/>
    <w:rsid w:val="0025261C"/>
    <w:rsid w:val="00252801"/>
    <w:rsid w:val="002528C8"/>
    <w:rsid w:val="00254BFF"/>
    <w:rsid w:val="00255951"/>
    <w:rsid w:val="00256650"/>
    <w:rsid w:val="002616B7"/>
    <w:rsid w:val="0026193E"/>
    <w:rsid w:val="002629D8"/>
    <w:rsid w:val="00264A21"/>
    <w:rsid w:val="002653AD"/>
    <w:rsid w:val="00265410"/>
    <w:rsid w:val="0026759A"/>
    <w:rsid w:val="002715E2"/>
    <w:rsid w:val="00271AC9"/>
    <w:rsid w:val="00273492"/>
    <w:rsid w:val="00275ADC"/>
    <w:rsid w:val="00277224"/>
    <w:rsid w:val="0028278F"/>
    <w:rsid w:val="002828CD"/>
    <w:rsid w:val="00283B12"/>
    <w:rsid w:val="00283FC3"/>
    <w:rsid w:val="00284790"/>
    <w:rsid w:val="0028558E"/>
    <w:rsid w:val="002855CB"/>
    <w:rsid w:val="00286986"/>
    <w:rsid w:val="00287598"/>
    <w:rsid w:val="002875BD"/>
    <w:rsid w:val="00287ABD"/>
    <w:rsid w:val="002920E2"/>
    <w:rsid w:val="002922C3"/>
    <w:rsid w:val="0029243E"/>
    <w:rsid w:val="00295097"/>
    <w:rsid w:val="002959AB"/>
    <w:rsid w:val="002959B5"/>
    <w:rsid w:val="00296D62"/>
    <w:rsid w:val="002A033C"/>
    <w:rsid w:val="002A25AC"/>
    <w:rsid w:val="002A285B"/>
    <w:rsid w:val="002A2FC4"/>
    <w:rsid w:val="002A3287"/>
    <w:rsid w:val="002A4D77"/>
    <w:rsid w:val="002A5FA9"/>
    <w:rsid w:val="002A5FE6"/>
    <w:rsid w:val="002A618F"/>
    <w:rsid w:val="002B050A"/>
    <w:rsid w:val="002B2B5E"/>
    <w:rsid w:val="002B2D69"/>
    <w:rsid w:val="002B2FA4"/>
    <w:rsid w:val="002B3277"/>
    <w:rsid w:val="002B34C2"/>
    <w:rsid w:val="002B46B3"/>
    <w:rsid w:val="002B559F"/>
    <w:rsid w:val="002B56E0"/>
    <w:rsid w:val="002B6003"/>
    <w:rsid w:val="002B61B1"/>
    <w:rsid w:val="002C3BB4"/>
    <w:rsid w:val="002C5C67"/>
    <w:rsid w:val="002C6DBC"/>
    <w:rsid w:val="002D0E87"/>
    <w:rsid w:val="002D107A"/>
    <w:rsid w:val="002D522E"/>
    <w:rsid w:val="002D5C8B"/>
    <w:rsid w:val="002D5F6D"/>
    <w:rsid w:val="002E0AD3"/>
    <w:rsid w:val="002E1518"/>
    <w:rsid w:val="002E1621"/>
    <w:rsid w:val="002E260A"/>
    <w:rsid w:val="002E3745"/>
    <w:rsid w:val="002E43F2"/>
    <w:rsid w:val="002E54FF"/>
    <w:rsid w:val="002E59E2"/>
    <w:rsid w:val="002E5F02"/>
    <w:rsid w:val="002E7B90"/>
    <w:rsid w:val="002F046B"/>
    <w:rsid w:val="002F32CE"/>
    <w:rsid w:val="002F3C72"/>
    <w:rsid w:val="002F5819"/>
    <w:rsid w:val="002F7264"/>
    <w:rsid w:val="0030023A"/>
    <w:rsid w:val="0030154A"/>
    <w:rsid w:val="0030190C"/>
    <w:rsid w:val="003021B9"/>
    <w:rsid w:val="00302DBB"/>
    <w:rsid w:val="00304E23"/>
    <w:rsid w:val="0030524B"/>
    <w:rsid w:val="00307373"/>
    <w:rsid w:val="00307452"/>
    <w:rsid w:val="00307C4F"/>
    <w:rsid w:val="003101A2"/>
    <w:rsid w:val="00310959"/>
    <w:rsid w:val="00311D96"/>
    <w:rsid w:val="0031204F"/>
    <w:rsid w:val="003128CC"/>
    <w:rsid w:val="003158EB"/>
    <w:rsid w:val="00316DAC"/>
    <w:rsid w:val="00317BA9"/>
    <w:rsid w:val="0032030A"/>
    <w:rsid w:val="003209A4"/>
    <w:rsid w:val="00322230"/>
    <w:rsid w:val="003224CF"/>
    <w:rsid w:val="00323274"/>
    <w:rsid w:val="00325A80"/>
    <w:rsid w:val="003309B1"/>
    <w:rsid w:val="00331390"/>
    <w:rsid w:val="00331CC4"/>
    <w:rsid w:val="003370CA"/>
    <w:rsid w:val="00341218"/>
    <w:rsid w:val="00341BF5"/>
    <w:rsid w:val="00344639"/>
    <w:rsid w:val="00344930"/>
    <w:rsid w:val="0034594F"/>
    <w:rsid w:val="00345A42"/>
    <w:rsid w:val="00346401"/>
    <w:rsid w:val="00346BAA"/>
    <w:rsid w:val="00350040"/>
    <w:rsid w:val="003504A0"/>
    <w:rsid w:val="00352F6B"/>
    <w:rsid w:val="003539CA"/>
    <w:rsid w:val="00355CB3"/>
    <w:rsid w:val="003576DE"/>
    <w:rsid w:val="00360873"/>
    <w:rsid w:val="003621B3"/>
    <w:rsid w:val="003677A5"/>
    <w:rsid w:val="00372D32"/>
    <w:rsid w:val="00372D60"/>
    <w:rsid w:val="003730B5"/>
    <w:rsid w:val="00373919"/>
    <w:rsid w:val="003770EE"/>
    <w:rsid w:val="00377641"/>
    <w:rsid w:val="00380153"/>
    <w:rsid w:val="00380688"/>
    <w:rsid w:val="00380699"/>
    <w:rsid w:val="003806E1"/>
    <w:rsid w:val="003822C7"/>
    <w:rsid w:val="00385019"/>
    <w:rsid w:val="003853FE"/>
    <w:rsid w:val="00385BB5"/>
    <w:rsid w:val="00386C32"/>
    <w:rsid w:val="00387135"/>
    <w:rsid w:val="003907BB"/>
    <w:rsid w:val="003919E6"/>
    <w:rsid w:val="003920E5"/>
    <w:rsid w:val="00393DEE"/>
    <w:rsid w:val="00394626"/>
    <w:rsid w:val="00394728"/>
    <w:rsid w:val="00395EC8"/>
    <w:rsid w:val="003A1067"/>
    <w:rsid w:val="003A1639"/>
    <w:rsid w:val="003A2916"/>
    <w:rsid w:val="003A4665"/>
    <w:rsid w:val="003A6E5A"/>
    <w:rsid w:val="003A6F7F"/>
    <w:rsid w:val="003B05B6"/>
    <w:rsid w:val="003B1406"/>
    <w:rsid w:val="003B2092"/>
    <w:rsid w:val="003B4D9B"/>
    <w:rsid w:val="003B69A2"/>
    <w:rsid w:val="003B6A80"/>
    <w:rsid w:val="003B700B"/>
    <w:rsid w:val="003C3A5D"/>
    <w:rsid w:val="003C4966"/>
    <w:rsid w:val="003C679E"/>
    <w:rsid w:val="003C6DF6"/>
    <w:rsid w:val="003C716E"/>
    <w:rsid w:val="003C71E1"/>
    <w:rsid w:val="003C74DE"/>
    <w:rsid w:val="003D05D0"/>
    <w:rsid w:val="003D4610"/>
    <w:rsid w:val="003D5DE3"/>
    <w:rsid w:val="003D754B"/>
    <w:rsid w:val="003E0AE2"/>
    <w:rsid w:val="003E0C77"/>
    <w:rsid w:val="003E1C80"/>
    <w:rsid w:val="003E1F5E"/>
    <w:rsid w:val="003E6DB6"/>
    <w:rsid w:val="003F13DE"/>
    <w:rsid w:val="003F1D30"/>
    <w:rsid w:val="003F2B21"/>
    <w:rsid w:val="003F5CEC"/>
    <w:rsid w:val="003F6468"/>
    <w:rsid w:val="003F7D91"/>
    <w:rsid w:val="00400B91"/>
    <w:rsid w:val="0040284D"/>
    <w:rsid w:val="00402BF7"/>
    <w:rsid w:val="0040398A"/>
    <w:rsid w:val="00404FC5"/>
    <w:rsid w:val="00405945"/>
    <w:rsid w:val="004061CB"/>
    <w:rsid w:val="004071CC"/>
    <w:rsid w:val="00410441"/>
    <w:rsid w:val="00414E73"/>
    <w:rsid w:val="004164DA"/>
    <w:rsid w:val="004165E3"/>
    <w:rsid w:val="00416A73"/>
    <w:rsid w:val="00417E1A"/>
    <w:rsid w:val="0042036F"/>
    <w:rsid w:val="00420D68"/>
    <w:rsid w:val="0042210B"/>
    <w:rsid w:val="00427C7D"/>
    <w:rsid w:val="00431065"/>
    <w:rsid w:val="00432A9D"/>
    <w:rsid w:val="004342E2"/>
    <w:rsid w:val="00436925"/>
    <w:rsid w:val="00436BD6"/>
    <w:rsid w:val="00436EC6"/>
    <w:rsid w:val="00437CC6"/>
    <w:rsid w:val="0044006F"/>
    <w:rsid w:val="004418CA"/>
    <w:rsid w:val="00441B86"/>
    <w:rsid w:val="00441D42"/>
    <w:rsid w:val="00441DCD"/>
    <w:rsid w:val="00441EE1"/>
    <w:rsid w:val="00444612"/>
    <w:rsid w:val="00451694"/>
    <w:rsid w:val="00451821"/>
    <w:rsid w:val="00451B23"/>
    <w:rsid w:val="00451B31"/>
    <w:rsid w:val="00452597"/>
    <w:rsid w:val="004527F4"/>
    <w:rsid w:val="004531CA"/>
    <w:rsid w:val="00453C09"/>
    <w:rsid w:val="00454CB9"/>
    <w:rsid w:val="00457249"/>
    <w:rsid w:val="0045799C"/>
    <w:rsid w:val="00457EF4"/>
    <w:rsid w:val="00460750"/>
    <w:rsid w:val="00460AE8"/>
    <w:rsid w:val="00461713"/>
    <w:rsid w:val="0046263B"/>
    <w:rsid w:val="004630C7"/>
    <w:rsid w:val="004652BA"/>
    <w:rsid w:val="004669B2"/>
    <w:rsid w:val="00472846"/>
    <w:rsid w:val="00472C95"/>
    <w:rsid w:val="00474C92"/>
    <w:rsid w:val="00474EF7"/>
    <w:rsid w:val="004756FC"/>
    <w:rsid w:val="00477631"/>
    <w:rsid w:val="004846BD"/>
    <w:rsid w:val="00485F99"/>
    <w:rsid w:val="00487CD7"/>
    <w:rsid w:val="00491ADC"/>
    <w:rsid w:val="00492E37"/>
    <w:rsid w:val="00493605"/>
    <w:rsid w:val="00494578"/>
    <w:rsid w:val="00495575"/>
    <w:rsid w:val="004A0371"/>
    <w:rsid w:val="004A1529"/>
    <w:rsid w:val="004A1631"/>
    <w:rsid w:val="004A4660"/>
    <w:rsid w:val="004A6885"/>
    <w:rsid w:val="004B10BC"/>
    <w:rsid w:val="004B27DA"/>
    <w:rsid w:val="004B2CE6"/>
    <w:rsid w:val="004B353B"/>
    <w:rsid w:val="004B3A81"/>
    <w:rsid w:val="004B3AD8"/>
    <w:rsid w:val="004B4082"/>
    <w:rsid w:val="004B4872"/>
    <w:rsid w:val="004B6559"/>
    <w:rsid w:val="004B6FF8"/>
    <w:rsid w:val="004B7209"/>
    <w:rsid w:val="004B7827"/>
    <w:rsid w:val="004C0324"/>
    <w:rsid w:val="004C04B6"/>
    <w:rsid w:val="004C1BCF"/>
    <w:rsid w:val="004C2E1E"/>
    <w:rsid w:val="004C3917"/>
    <w:rsid w:val="004C492D"/>
    <w:rsid w:val="004C4D35"/>
    <w:rsid w:val="004C5AE7"/>
    <w:rsid w:val="004C5C05"/>
    <w:rsid w:val="004C5E33"/>
    <w:rsid w:val="004C6875"/>
    <w:rsid w:val="004C6D3C"/>
    <w:rsid w:val="004C72C7"/>
    <w:rsid w:val="004D0F04"/>
    <w:rsid w:val="004D2841"/>
    <w:rsid w:val="004D322A"/>
    <w:rsid w:val="004D3EE4"/>
    <w:rsid w:val="004D64A6"/>
    <w:rsid w:val="004E03F1"/>
    <w:rsid w:val="004E2F16"/>
    <w:rsid w:val="004E3F6E"/>
    <w:rsid w:val="004E64AF"/>
    <w:rsid w:val="004E653D"/>
    <w:rsid w:val="004E72FA"/>
    <w:rsid w:val="004F1FC4"/>
    <w:rsid w:val="004F372E"/>
    <w:rsid w:val="004F3A02"/>
    <w:rsid w:val="004F3CD8"/>
    <w:rsid w:val="004F3D94"/>
    <w:rsid w:val="004F53EB"/>
    <w:rsid w:val="004F7138"/>
    <w:rsid w:val="005010A3"/>
    <w:rsid w:val="00501F43"/>
    <w:rsid w:val="005027BA"/>
    <w:rsid w:val="00505D4F"/>
    <w:rsid w:val="00505E40"/>
    <w:rsid w:val="005074A3"/>
    <w:rsid w:val="00507DBD"/>
    <w:rsid w:val="00511B78"/>
    <w:rsid w:val="005120F0"/>
    <w:rsid w:val="00513626"/>
    <w:rsid w:val="00513ABD"/>
    <w:rsid w:val="00513BD1"/>
    <w:rsid w:val="005157D1"/>
    <w:rsid w:val="00515D83"/>
    <w:rsid w:val="00515ED1"/>
    <w:rsid w:val="005167B7"/>
    <w:rsid w:val="00516820"/>
    <w:rsid w:val="00521B8E"/>
    <w:rsid w:val="0052231D"/>
    <w:rsid w:val="00522E1B"/>
    <w:rsid w:val="00525D88"/>
    <w:rsid w:val="00526CAA"/>
    <w:rsid w:val="0052727C"/>
    <w:rsid w:val="005308B8"/>
    <w:rsid w:val="00531728"/>
    <w:rsid w:val="00531BAA"/>
    <w:rsid w:val="00532B6C"/>
    <w:rsid w:val="0053466C"/>
    <w:rsid w:val="005359C8"/>
    <w:rsid w:val="00536141"/>
    <w:rsid w:val="005370C3"/>
    <w:rsid w:val="0053788E"/>
    <w:rsid w:val="00540CA3"/>
    <w:rsid w:val="00541FEA"/>
    <w:rsid w:val="00542889"/>
    <w:rsid w:val="00542DE6"/>
    <w:rsid w:val="00543557"/>
    <w:rsid w:val="00545AD9"/>
    <w:rsid w:val="00546296"/>
    <w:rsid w:val="0054690F"/>
    <w:rsid w:val="00550D81"/>
    <w:rsid w:val="005511D6"/>
    <w:rsid w:val="00552A54"/>
    <w:rsid w:val="00552B9F"/>
    <w:rsid w:val="0055313F"/>
    <w:rsid w:val="005537F4"/>
    <w:rsid w:val="00554171"/>
    <w:rsid w:val="00554C19"/>
    <w:rsid w:val="0055635C"/>
    <w:rsid w:val="00561978"/>
    <w:rsid w:val="00563DB4"/>
    <w:rsid w:val="00564965"/>
    <w:rsid w:val="00567E98"/>
    <w:rsid w:val="00572B13"/>
    <w:rsid w:val="00573814"/>
    <w:rsid w:val="0057521A"/>
    <w:rsid w:val="00575FA9"/>
    <w:rsid w:val="00576248"/>
    <w:rsid w:val="005768FF"/>
    <w:rsid w:val="00580064"/>
    <w:rsid w:val="00582361"/>
    <w:rsid w:val="00585886"/>
    <w:rsid w:val="00585B8B"/>
    <w:rsid w:val="00586E3B"/>
    <w:rsid w:val="00590C11"/>
    <w:rsid w:val="00594DC2"/>
    <w:rsid w:val="00594F0C"/>
    <w:rsid w:val="00594F23"/>
    <w:rsid w:val="00595CF6"/>
    <w:rsid w:val="005963D0"/>
    <w:rsid w:val="0059649A"/>
    <w:rsid w:val="005969CF"/>
    <w:rsid w:val="005A0886"/>
    <w:rsid w:val="005A142C"/>
    <w:rsid w:val="005A2A4E"/>
    <w:rsid w:val="005A346B"/>
    <w:rsid w:val="005A52DB"/>
    <w:rsid w:val="005A5568"/>
    <w:rsid w:val="005B008D"/>
    <w:rsid w:val="005B4E66"/>
    <w:rsid w:val="005B5182"/>
    <w:rsid w:val="005B5ABA"/>
    <w:rsid w:val="005B5BC3"/>
    <w:rsid w:val="005B6976"/>
    <w:rsid w:val="005C06D1"/>
    <w:rsid w:val="005C1B0B"/>
    <w:rsid w:val="005C297A"/>
    <w:rsid w:val="005C4DBA"/>
    <w:rsid w:val="005C5CD3"/>
    <w:rsid w:val="005C5D3A"/>
    <w:rsid w:val="005C795A"/>
    <w:rsid w:val="005D0743"/>
    <w:rsid w:val="005D5FA4"/>
    <w:rsid w:val="005D60E0"/>
    <w:rsid w:val="005D65BC"/>
    <w:rsid w:val="005E10BA"/>
    <w:rsid w:val="005E1DA4"/>
    <w:rsid w:val="005E2304"/>
    <w:rsid w:val="005E4115"/>
    <w:rsid w:val="005E6C52"/>
    <w:rsid w:val="005F099F"/>
    <w:rsid w:val="005F1ACB"/>
    <w:rsid w:val="005F1E22"/>
    <w:rsid w:val="005F2112"/>
    <w:rsid w:val="005F2F3E"/>
    <w:rsid w:val="005F3A2F"/>
    <w:rsid w:val="005F4148"/>
    <w:rsid w:val="005F5822"/>
    <w:rsid w:val="005F6449"/>
    <w:rsid w:val="005F69B1"/>
    <w:rsid w:val="00600AE3"/>
    <w:rsid w:val="00603721"/>
    <w:rsid w:val="00604AEE"/>
    <w:rsid w:val="00605F22"/>
    <w:rsid w:val="006070C9"/>
    <w:rsid w:val="006073BB"/>
    <w:rsid w:val="006078CB"/>
    <w:rsid w:val="006109E1"/>
    <w:rsid w:val="00610FBA"/>
    <w:rsid w:val="00611AFD"/>
    <w:rsid w:val="006207E0"/>
    <w:rsid w:val="00622686"/>
    <w:rsid w:val="00623182"/>
    <w:rsid w:val="0062467B"/>
    <w:rsid w:val="00626AEA"/>
    <w:rsid w:val="00626CBE"/>
    <w:rsid w:val="006279C6"/>
    <w:rsid w:val="00630FCC"/>
    <w:rsid w:val="00632FF3"/>
    <w:rsid w:val="00633330"/>
    <w:rsid w:val="00633EBE"/>
    <w:rsid w:val="00634CBB"/>
    <w:rsid w:val="006357AE"/>
    <w:rsid w:val="00635C2A"/>
    <w:rsid w:val="00640103"/>
    <w:rsid w:val="006422F5"/>
    <w:rsid w:val="00645186"/>
    <w:rsid w:val="00645F42"/>
    <w:rsid w:val="006469BD"/>
    <w:rsid w:val="0065122F"/>
    <w:rsid w:val="0065283B"/>
    <w:rsid w:val="006542A7"/>
    <w:rsid w:val="006552B9"/>
    <w:rsid w:val="006567A6"/>
    <w:rsid w:val="006571E3"/>
    <w:rsid w:val="00661BDB"/>
    <w:rsid w:val="0066338D"/>
    <w:rsid w:val="00663445"/>
    <w:rsid w:val="006635CC"/>
    <w:rsid w:val="00663B6B"/>
    <w:rsid w:val="006665DC"/>
    <w:rsid w:val="00671403"/>
    <w:rsid w:val="00671C26"/>
    <w:rsid w:val="00672D3F"/>
    <w:rsid w:val="00673F46"/>
    <w:rsid w:val="00673F5E"/>
    <w:rsid w:val="00675D65"/>
    <w:rsid w:val="0067618F"/>
    <w:rsid w:val="00676E18"/>
    <w:rsid w:val="00677FDF"/>
    <w:rsid w:val="0068077A"/>
    <w:rsid w:val="006813C9"/>
    <w:rsid w:val="00684561"/>
    <w:rsid w:val="00686417"/>
    <w:rsid w:val="0068674D"/>
    <w:rsid w:val="00686BF8"/>
    <w:rsid w:val="00686D85"/>
    <w:rsid w:val="006873AD"/>
    <w:rsid w:val="00690E4C"/>
    <w:rsid w:val="00691825"/>
    <w:rsid w:val="0069269A"/>
    <w:rsid w:val="00693AFF"/>
    <w:rsid w:val="00694934"/>
    <w:rsid w:val="006A096F"/>
    <w:rsid w:val="006A296D"/>
    <w:rsid w:val="006A37DE"/>
    <w:rsid w:val="006A3CBC"/>
    <w:rsid w:val="006A53C6"/>
    <w:rsid w:val="006A7531"/>
    <w:rsid w:val="006A7A51"/>
    <w:rsid w:val="006A7CC9"/>
    <w:rsid w:val="006B1CD8"/>
    <w:rsid w:val="006B2D90"/>
    <w:rsid w:val="006B3FF0"/>
    <w:rsid w:val="006B53D7"/>
    <w:rsid w:val="006B6E6A"/>
    <w:rsid w:val="006C0884"/>
    <w:rsid w:val="006C2998"/>
    <w:rsid w:val="006C38E8"/>
    <w:rsid w:val="006C42C3"/>
    <w:rsid w:val="006C7020"/>
    <w:rsid w:val="006D15D3"/>
    <w:rsid w:val="006D2255"/>
    <w:rsid w:val="006D661F"/>
    <w:rsid w:val="006D6C8E"/>
    <w:rsid w:val="006E0331"/>
    <w:rsid w:val="006E1962"/>
    <w:rsid w:val="006E2FE9"/>
    <w:rsid w:val="006E59B7"/>
    <w:rsid w:val="006F094C"/>
    <w:rsid w:val="006F2435"/>
    <w:rsid w:val="006F2521"/>
    <w:rsid w:val="006F34AB"/>
    <w:rsid w:val="006F3D9B"/>
    <w:rsid w:val="006F410E"/>
    <w:rsid w:val="006F477C"/>
    <w:rsid w:val="006F7F76"/>
    <w:rsid w:val="0070648E"/>
    <w:rsid w:val="00707A84"/>
    <w:rsid w:val="0071116D"/>
    <w:rsid w:val="00712A54"/>
    <w:rsid w:val="00715220"/>
    <w:rsid w:val="007174D8"/>
    <w:rsid w:val="00717AF0"/>
    <w:rsid w:val="00720A23"/>
    <w:rsid w:val="00722AF2"/>
    <w:rsid w:val="00722B81"/>
    <w:rsid w:val="00723F81"/>
    <w:rsid w:val="007246D1"/>
    <w:rsid w:val="00725719"/>
    <w:rsid w:val="00725F1C"/>
    <w:rsid w:val="00732E1A"/>
    <w:rsid w:val="00732FD0"/>
    <w:rsid w:val="00734516"/>
    <w:rsid w:val="007353B0"/>
    <w:rsid w:val="00735839"/>
    <w:rsid w:val="00740D14"/>
    <w:rsid w:val="00744890"/>
    <w:rsid w:val="007472C3"/>
    <w:rsid w:val="00747876"/>
    <w:rsid w:val="0075174C"/>
    <w:rsid w:val="00752A63"/>
    <w:rsid w:val="0075386F"/>
    <w:rsid w:val="00753D3B"/>
    <w:rsid w:val="00753E33"/>
    <w:rsid w:val="00753FF9"/>
    <w:rsid w:val="00757570"/>
    <w:rsid w:val="0075790B"/>
    <w:rsid w:val="00757B2F"/>
    <w:rsid w:val="00761BA1"/>
    <w:rsid w:val="007635F4"/>
    <w:rsid w:val="007674CB"/>
    <w:rsid w:val="0077181C"/>
    <w:rsid w:val="0077248E"/>
    <w:rsid w:val="00775979"/>
    <w:rsid w:val="007760D2"/>
    <w:rsid w:val="00777C33"/>
    <w:rsid w:val="00780698"/>
    <w:rsid w:val="00783088"/>
    <w:rsid w:val="0078472E"/>
    <w:rsid w:val="007865E7"/>
    <w:rsid w:val="00786F98"/>
    <w:rsid w:val="007905A8"/>
    <w:rsid w:val="00791B39"/>
    <w:rsid w:val="007A708D"/>
    <w:rsid w:val="007B1CA6"/>
    <w:rsid w:val="007B2769"/>
    <w:rsid w:val="007C11CA"/>
    <w:rsid w:val="007C1FF9"/>
    <w:rsid w:val="007C2585"/>
    <w:rsid w:val="007C4261"/>
    <w:rsid w:val="007C4488"/>
    <w:rsid w:val="007C5A7D"/>
    <w:rsid w:val="007C5BE8"/>
    <w:rsid w:val="007C5BF6"/>
    <w:rsid w:val="007C61AE"/>
    <w:rsid w:val="007C6DCC"/>
    <w:rsid w:val="007C7489"/>
    <w:rsid w:val="007D0260"/>
    <w:rsid w:val="007D3B79"/>
    <w:rsid w:val="007D54C0"/>
    <w:rsid w:val="007D5E47"/>
    <w:rsid w:val="007E0829"/>
    <w:rsid w:val="007E1628"/>
    <w:rsid w:val="007E1F66"/>
    <w:rsid w:val="007E2EE5"/>
    <w:rsid w:val="007E3890"/>
    <w:rsid w:val="007E5B7F"/>
    <w:rsid w:val="007E6530"/>
    <w:rsid w:val="007E700B"/>
    <w:rsid w:val="007F06E9"/>
    <w:rsid w:val="007F1642"/>
    <w:rsid w:val="007F51D8"/>
    <w:rsid w:val="007F5755"/>
    <w:rsid w:val="007F6478"/>
    <w:rsid w:val="00801F94"/>
    <w:rsid w:val="008034C8"/>
    <w:rsid w:val="00803720"/>
    <w:rsid w:val="00803750"/>
    <w:rsid w:val="008040E7"/>
    <w:rsid w:val="00805B85"/>
    <w:rsid w:val="008107E0"/>
    <w:rsid w:val="00811237"/>
    <w:rsid w:val="008127CA"/>
    <w:rsid w:val="00812B32"/>
    <w:rsid w:val="00817B24"/>
    <w:rsid w:val="00821A54"/>
    <w:rsid w:val="008221A8"/>
    <w:rsid w:val="0082354A"/>
    <w:rsid w:val="0082596E"/>
    <w:rsid w:val="00826AC9"/>
    <w:rsid w:val="00827082"/>
    <w:rsid w:val="00832399"/>
    <w:rsid w:val="008336BC"/>
    <w:rsid w:val="008343F9"/>
    <w:rsid w:val="00834685"/>
    <w:rsid w:val="008362F8"/>
    <w:rsid w:val="00840172"/>
    <w:rsid w:val="0084142C"/>
    <w:rsid w:val="008425C5"/>
    <w:rsid w:val="0084261B"/>
    <w:rsid w:val="00842995"/>
    <w:rsid w:val="00843AC9"/>
    <w:rsid w:val="008444DD"/>
    <w:rsid w:val="0084761F"/>
    <w:rsid w:val="00852A18"/>
    <w:rsid w:val="008561F2"/>
    <w:rsid w:val="008562B2"/>
    <w:rsid w:val="008570E1"/>
    <w:rsid w:val="00866E56"/>
    <w:rsid w:val="0087121C"/>
    <w:rsid w:val="0087172A"/>
    <w:rsid w:val="00871BF0"/>
    <w:rsid w:val="00875702"/>
    <w:rsid w:val="00875728"/>
    <w:rsid w:val="008759B2"/>
    <w:rsid w:val="00880F61"/>
    <w:rsid w:val="0088118F"/>
    <w:rsid w:val="008816AD"/>
    <w:rsid w:val="00881A74"/>
    <w:rsid w:val="00881AE8"/>
    <w:rsid w:val="008826F8"/>
    <w:rsid w:val="00883C09"/>
    <w:rsid w:val="00883C20"/>
    <w:rsid w:val="00884826"/>
    <w:rsid w:val="008854EE"/>
    <w:rsid w:val="00885D95"/>
    <w:rsid w:val="00887595"/>
    <w:rsid w:val="008876D9"/>
    <w:rsid w:val="0089162B"/>
    <w:rsid w:val="00891D2B"/>
    <w:rsid w:val="00896047"/>
    <w:rsid w:val="008972CD"/>
    <w:rsid w:val="0089791A"/>
    <w:rsid w:val="008A07E6"/>
    <w:rsid w:val="008A0B29"/>
    <w:rsid w:val="008A203F"/>
    <w:rsid w:val="008A2E7D"/>
    <w:rsid w:val="008A5694"/>
    <w:rsid w:val="008A59F1"/>
    <w:rsid w:val="008A64AA"/>
    <w:rsid w:val="008A7857"/>
    <w:rsid w:val="008B0296"/>
    <w:rsid w:val="008B125C"/>
    <w:rsid w:val="008B2C9F"/>
    <w:rsid w:val="008B371F"/>
    <w:rsid w:val="008B5A96"/>
    <w:rsid w:val="008B763B"/>
    <w:rsid w:val="008C0F9A"/>
    <w:rsid w:val="008C46B3"/>
    <w:rsid w:val="008C47BB"/>
    <w:rsid w:val="008C5823"/>
    <w:rsid w:val="008D2BA3"/>
    <w:rsid w:val="008D537E"/>
    <w:rsid w:val="008D554D"/>
    <w:rsid w:val="008D729F"/>
    <w:rsid w:val="008D76BF"/>
    <w:rsid w:val="008D7D8F"/>
    <w:rsid w:val="008E085F"/>
    <w:rsid w:val="008E351B"/>
    <w:rsid w:val="008E4110"/>
    <w:rsid w:val="008E4810"/>
    <w:rsid w:val="008E554E"/>
    <w:rsid w:val="008E5C56"/>
    <w:rsid w:val="008F1B50"/>
    <w:rsid w:val="008F20B0"/>
    <w:rsid w:val="008F3D7E"/>
    <w:rsid w:val="008F4461"/>
    <w:rsid w:val="008F4670"/>
    <w:rsid w:val="008F664E"/>
    <w:rsid w:val="008F7861"/>
    <w:rsid w:val="008F7BA5"/>
    <w:rsid w:val="008F7E1F"/>
    <w:rsid w:val="00901599"/>
    <w:rsid w:val="00902F2D"/>
    <w:rsid w:val="00904AA7"/>
    <w:rsid w:val="00905069"/>
    <w:rsid w:val="00905AD3"/>
    <w:rsid w:val="009104FA"/>
    <w:rsid w:val="00913B55"/>
    <w:rsid w:val="00916034"/>
    <w:rsid w:val="00922C10"/>
    <w:rsid w:val="00923861"/>
    <w:rsid w:val="00924759"/>
    <w:rsid w:val="00931E5E"/>
    <w:rsid w:val="009326E4"/>
    <w:rsid w:val="00932AB1"/>
    <w:rsid w:val="00933DFF"/>
    <w:rsid w:val="0093536B"/>
    <w:rsid w:val="0094283E"/>
    <w:rsid w:val="0094532C"/>
    <w:rsid w:val="00945EEA"/>
    <w:rsid w:val="00947475"/>
    <w:rsid w:val="0095050C"/>
    <w:rsid w:val="0095185A"/>
    <w:rsid w:val="0095272E"/>
    <w:rsid w:val="0095487D"/>
    <w:rsid w:val="00955165"/>
    <w:rsid w:val="00960002"/>
    <w:rsid w:val="00960AC8"/>
    <w:rsid w:val="00962194"/>
    <w:rsid w:val="00964F93"/>
    <w:rsid w:val="009653EE"/>
    <w:rsid w:val="00965B6C"/>
    <w:rsid w:val="00965D54"/>
    <w:rsid w:val="00966D1C"/>
    <w:rsid w:val="00970572"/>
    <w:rsid w:val="00970B69"/>
    <w:rsid w:val="00971678"/>
    <w:rsid w:val="00971B82"/>
    <w:rsid w:val="00971FE9"/>
    <w:rsid w:val="009725F6"/>
    <w:rsid w:val="00973454"/>
    <w:rsid w:val="0097486A"/>
    <w:rsid w:val="00974A9C"/>
    <w:rsid w:val="00974FCE"/>
    <w:rsid w:val="0097546B"/>
    <w:rsid w:val="00976802"/>
    <w:rsid w:val="009850E8"/>
    <w:rsid w:val="00985888"/>
    <w:rsid w:val="00992338"/>
    <w:rsid w:val="0099247B"/>
    <w:rsid w:val="009926CE"/>
    <w:rsid w:val="0099386F"/>
    <w:rsid w:val="00996F4A"/>
    <w:rsid w:val="009A200B"/>
    <w:rsid w:val="009A45D7"/>
    <w:rsid w:val="009A4AC3"/>
    <w:rsid w:val="009A57B8"/>
    <w:rsid w:val="009B05F8"/>
    <w:rsid w:val="009B1B63"/>
    <w:rsid w:val="009B1F21"/>
    <w:rsid w:val="009B25D4"/>
    <w:rsid w:val="009B6730"/>
    <w:rsid w:val="009B7013"/>
    <w:rsid w:val="009B7EAE"/>
    <w:rsid w:val="009C2468"/>
    <w:rsid w:val="009C2CA3"/>
    <w:rsid w:val="009C3A98"/>
    <w:rsid w:val="009C3EDC"/>
    <w:rsid w:val="009C6A90"/>
    <w:rsid w:val="009C76CD"/>
    <w:rsid w:val="009D02D4"/>
    <w:rsid w:val="009D31E7"/>
    <w:rsid w:val="009D3930"/>
    <w:rsid w:val="009D3C9A"/>
    <w:rsid w:val="009D4C78"/>
    <w:rsid w:val="009E0255"/>
    <w:rsid w:val="009E1D36"/>
    <w:rsid w:val="009E1F36"/>
    <w:rsid w:val="009E382B"/>
    <w:rsid w:val="009E389E"/>
    <w:rsid w:val="009E3DF9"/>
    <w:rsid w:val="009E4B7A"/>
    <w:rsid w:val="009E5326"/>
    <w:rsid w:val="009E5AC0"/>
    <w:rsid w:val="009E73DC"/>
    <w:rsid w:val="009F2901"/>
    <w:rsid w:val="009F5306"/>
    <w:rsid w:val="00A00CFD"/>
    <w:rsid w:val="00A0198C"/>
    <w:rsid w:val="00A0275D"/>
    <w:rsid w:val="00A0384E"/>
    <w:rsid w:val="00A03D3D"/>
    <w:rsid w:val="00A04740"/>
    <w:rsid w:val="00A10084"/>
    <w:rsid w:val="00A10F57"/>
    <w:rsid w:val="00A11AE0"/>
    <w:rsid w:val="00A136CD"/>
    <w:rsid w:val="00A1528B"/>
    <w:rsid w:val="00A159E8"/>
    <w:rsid w:val="00A16C5A"/>
    <w:rsid w:val="00A1703F"/>
    <w:rsid w:val="00A2591E"/>
    <w:rsid w:val="00A26D88"/>
    <w:rsid w:val="00A2791E"/>
    <w:rsid w:val="00A27A3E"/>
    <w:rsid w:val="00A320A9"/>
    <w:rsid w:val="00A32EAC"/>
    <w:rsid w:val="00A35D5C"/>
    <w:rsid w:val="00A35F18"/>
    <w:rsid w:val="00A40776"/>
    <w:rsid w:val="00A40856"/>
    <w:rsid w:val="00A4141F"/>
    <w:rsid w:val="00A44784"/>
    <w:rsid w:val="00A512CF"/>
    <w:rsid w:val="00A5380F"/>
    <w:rsid w:val="00A53874"/>
    <w:rsid w:val="00A55449"/>
    <w:rsid w:val="00A5619F"/>
    <w:rsid w:val="00A565A0"/>
    <w:rsid w:val="00A5698C"/>
    <w:rsid w:val="00A6222A"/>
    <w:rsid w:val="00A62EA7"/>
    <w:rsid w:val="00A63324"/>
    <w:rsid w:val="00A6386B"/>
    <w:rsid w:val="00A65C37"/>
    <w:rsid w:val="00A66542"/>
    <w:rsid w:val="00A6736F"/>
    <w:rsid w:val="00A702B3"/>
    <w:rsid w:val="00A70EA6"/>
    <w:rsid w:val="00A7222B"/>
    <w:rsid w:val="00A74215"/>
    <w:rsid w:val="00A74866"/>
    <w:rsid w:val="00A7674B"/>
    <w:rsid w:val="00A77508"/>
    <w:rsid w:val="00A824AD"/>
    <w:rsid w:val="00A858EC"/>
    <w:rsid w:val="00A8674D"/>
    <w:rsid w:val="00A90122"/>
    <w:rsid w:val="00A911B5"/>
    <w:rsid w:val="00A926A7"/>
    <w:rsid w:val="00A95B74"/>
    <w:rsid w:val="00A95C89"/>
    <w:rsid w:val="00A9672B"/>
    <w:rsid w:val="00A97F97"/>
    <w:rsid w:val="00AA11B5"/>
    <w:rsid w:val="00AA204C"/>
    <w:rsid w:val="00AA42EE"/>
    <w:rsid w:val="00AA4376"/>
    <w:rsid w:val="00AA43C0"/>
    <w:rsid w:val="00AA496B"/>
    <w:rsid w:val="00AA5DC9"/>
    <w:rsid w:val="00AA6196"/>
    <w:rsid w:val="00AA6CF2"/>
    <w:rsid w:val="00AB0B7F"/>
    <w:rsid w:val="00AB2BF8"/>
    <w:rsid w:val="00AB2D75"/>
    <w:rsid w:val="00AB2FFF"/>
    <w:rsid w:val="00AB3FE2"/>
    <w:rsid w:val="00AB6F22"/>
    <w:rsid w:val="00AB7A96"/>
    <w:rsid w:val="00AC2599"/>
    <w:rsid w:val="00AC2778"/>
    <w:rsid w:val="00AC2D3F"/>
    <w:rsid w:val="00AC2FBF"/>
    <w:rsid w:val="00AC39AF"/>
    <w:rsid w:val="00AC3C22"/>
    <w:rsid w:val="00AC4696"/>
    <w:rsid w:val="00AC473D"/>
    <w:rsid w:val="00AC6836"/>
    <w:rsid w:val="00AC6AB5"/>
    <w:rsid w:val="00AD119F"/>
    <w:rsid w:val="00AD1DF2"/>
    <w:rsid w:val="00AD2441"/>
    <w:rsid w:val="00AD32C9"/>
    <w:rsid w:val="00AD64F6"/>
    <w:rsid w:val="00AD670F"/>
    <w:rsid w:val="00AD6D92"/>
    <w:rsid w:val="00AD7013"/>
    <w:rsid w:val="00AD7EF3"/>
    <w:rsid w:val="00AE03A7"/>
    <w:rsid w:val="00AE03ED"/>
    <w:rsid w:val="00AE1974"/>
    <w:rsid w:val="00AE298F"/>
    <w:rsid w:val="00AE3126"/>
    <w:rsid w:val="00AE3729"/>
    <w:rsid w:val="00AE652D"/>
    <w:rsid w:val="00AE664E"/>
    <w:rsid w:val="00AF38B8"/>
    <w:rsid w:val="00AF558E"/>
    <w:rsid w:val="00AF6BBB"/>
    <w:rsid w:val="00AF7104"/>
    <w:rsid w:val="00AF749B"/>
    <w:rsid w:val="00AF7757"/>
    <w:rsid w:val="00B0077A"/>
    <w:rsid w:val="00B017EB"/>
    <w:rsid w:val="00B02B3A"/>
    <w:rsid w:val="00B05565"/>
    <w:rsid w:val="00B12CF0"/>
    <w:rsid w:val="00B14BA7"/>
    <w:rsid w:val="00B171C3"/>
    <w:rsid w:val="00B17598"/>
    <w:rsid w:val="00B21984"/>
    <w:rsid w:val="00B2298F"/>
    <w:rsid w:val="00B24889"/>
    <w:rsid w:val="00B2512D"/>
    <w:rsid w:val="00B258A5"/>
    <w:rsid w:val="00B27233"/>
    <w:rsid w:val="00B3030B"/>
    <w:rsid w:val="00B30426"/>
    <w:rsid w:val="00B3064E"/>
    <w:rsid w:val="00B33D42"/>
    <w:rsid w:val="00B35CC8"/>
    <w:rsid w:val="00B36570"/>
    <w:rsid w:val="00B37569"/>
    <w:rsid w:val="00B37AB8"/>
    <w:rsid w:val="00B40109"/>
    <w:rsid w:val="00B40AC7"/>
    <w:rsid w:val="00B40DC9"/>
    <w:rsid w:val="00B416B0"/>
    <w:rsid w:val="00B41D7A"/>
    <w:rsid w:val="00B43515"/>
    <w:rsid w:val="00B4368D"/>
    <w:rsid w:val="00B436D4"/>
    <w:rsid w:val="00B43D47"/>
    <w:rsid w:val="00B47755"/>
    <w:rsid w:val="00B5028D"/>
    <w:rsid w:val="00B521AA"/>
    <w:rsid w:val="00B52CDA"/>
    <w:rsid w:val="00B52F3C"/>
    <w:rsid w:val="00B53702"/>
    <w:rsid w:val="00B54A9F"/>
    <w:rsid w:val="00B55FD8"/>
    <w:rsid w:val="00B564E0"/>
    <w:rsid w:val="00B60ADC"/>
    <w:rsid w:val="00B61F2D"/>
    <w:rsid w:val="00B62C11"/>
    <w:rsid w:val="00B634B6"/>
    <w:rsid w:val="00B63F96"/>
    <w:rsid w:val="00B6777E"/>
    <w:rsid w:val="00B70619"/>
    <w:rsid w:val="00B713CA"/>
    <w:rsid w:val="00B71733"/>
    <w:rsid w:val="00B72405"/>
    <w:rsid w:val="00B73D56"/>
    <w:rsid w:val="00B742AF"/>
    <w:rsid w:val="00B759F7"/>
    <w:rsid w:val="00B76074"/>
    <w:rsid w:val="00B7640F"/>
    <w:rsid w:val="00B76523"/>
    <w:rsid w:val="00B772C1"/>
    <w:rsid w:val="00B77587"/>
    <w:rsid w:val="00B77848"/>
    <w:rsid w:val="00B8078A"/>
    <w:rsid w:val="00B80C2C"/>
    <w:rsid w:val="00B8106E"/>
    <w:rsid w:val="00B81472"/>
    <w:rsid w:val="00B81711"/>
    <w:rsid w:val="00B830F8"/>
    <w:rsid w:val="00B845CA"/>
    <w:rsid w:val="00B87928"/>
    <w:rsid w:val="00B90512"/>
    <w:rsid w:val="00B90CF5"/>
    <w:rsid w:val="00B9260C"/>
    <w:rsid w:val="00B92F68"/>
    <w:rsid w:val="00B93106"/>
    <w:rsid w:val="00B93899"/>
    <w:rsid w:val="00B9424E"/>
    <w:rsid w:val="00B94A22"/>
    <w:rsid w:val="00B96182"/>
    <w:rsid w:val="00BA1273"/>
    <w:rsid w:val="00BA772B"/>
    <w:rsid w:val="00BB0009"/>
    <w:rsid w:val="00BB014C"/>
    <w:rsid w:val="00BB03CA"/>
    <w:rsid w:val="00BB1AA8"/>
    <w:rsid w:val="00BB1C2A"/>
    <w:rsid w:val="00BB4782"/>
    <w:rsid w:val="00BB484E"/>
    <w:rsid w:val="00BB559A"/>
    <w:rsid w:val="00BB60A2"/>
    <w:rsid w:val="00BB66FE"/>
    <w:rsid w:val="00BB6804"/>
    <w:rsid w:val="00BB7418"/>
    <w:rsid w:val="00BB7F4D"/>
    <w:rsid w:val="00BC0BF4"/>
    <w:rsid w:val="00BC1F44"/>
    <w:rsid w:val="00BC3E6B"/>
    <w:rsid w:val="00BC60A9"/>
    <w:rsid w:val="00BC6BD3"/>
    <w:rsid w:val="00BC6FC8"/>
    <w:rsid w:val="00BC7AC0"/>
    <w:rsid w:val="00BD0382"/>
    <w:rsid w:val="00BD03CD"/>
    <w:rsid w:val="00BD03E0"/>
    <w:rsid w:val="00BD328E"/>
    <w:rsid w:val="00BD4282"/>
    <w:rsid w:val="00BD6111"/>
    <w:rsid w:val="00BD6A7E"/>
    <w:rsid w:val="00BD6E5D"/>
    <w:rsid w:val="00BD72D0"/>
    <w:rsid w:val="00BD78DB"/>
    <w:rsid w:val="00BE09A0"/>
    <w:rsid w:val="00BE2268"/>
    <w:rsid w:val="00BE2882"/>
    <w:rsid w:val="00BE2F18"/>
    <w:rsid w:val="00BE400B"/>
    <w:rsid w:val="00BE5B8D"/>
    <w:rsid w:val="00BF010C"/>
    <w:rsid w:val="00BF0593"/>
    <w:rsid w:val="00BF19BC"/>
    <w:rsid w:val="00BF2BA9"/>
    <w:rsid w:val="00C00347"/>
    <w:rsid w:val="00C01E56"/>
    <w:rsid w:val="00C01EBE"/>
    <w:rsid w:val="00C02395"/>
    <w:rsid w:val="00C048D7"/>
    <w:rsid w:val="00C06D92"/>
    <w:rsid w:val="00C1015C"/>
    <w:rsid w:val="00C108F8"/>
    <w:rsid w:val="00C1138C"/>
    <w:rsid w:val="00C1155C"/>
    <w:rsid w:val="00C13309"/>
    <w:rsid w:val="00C13404"/>
    <w:rsid w:val="00C13C95"/>
    <w:rsid w:val="00C14C03"/>
    <w:rsid w:val="00C15541"/>
    <w:rsid w:val="00C158F8"/>
    <w:rsid w:val="00C17234"/>
    <w:rsid w:val="00C174F7"/>
    <w:rsid w:val="00C20A28"/>
    <w:rsid w:val="00C24AB5"/>
    <w:rsid w:val="00C26529"/>
    <w:rsid w:val="00C26EAD"/>
    <w:rsid w:val="00C304A0"/>
    <w:rsid w:val="00C309B0"/>
    <w:rsid w:val="00C30DEE"/>
    <w:rsid w:val="00C3303D"/>
    <w:rsid w:val="00C336B8"/>
    <w:rsid w:val="00C341D5"/>
    <w:rsid w:val="00C34BB8"/>
    <w:rsid w:val="00C37CB3"/>
    <w:rsid w:val="00C37E46"/>
    <w:rsid w:val="00C40D28"/>
    <w:rsid w:val="00C419F2"/>
    <w:rsid w:val="00C45D03"/>
    <w:rsid w:val="00C50367"/>
    <w:rsid w:val="00C51924"/>
    <w:rsid w:val="00C52EC2"/>
    <w:rsid w:val="00C54275"/>
    <w:rsid w:val="00C55296"/>
    <w:rsid w:val="00C55A55"/>
    <w:rsid w:val="00C561E3"/>
    <w:rsid w:val="00C56815"/>
    <w:rsid w:val="00C622E3"/>
    <w:rsid w:val="00C62DBE"/>
    <w:rsid w:val="00C649ED"/>
    <w:rsid w:val="00C66B9F"/>
    <w:rsid w:val="00C72008"/>
    <w:rsid w:val="00C725D5"/>
    <w:rsid w:val="00C72CE5"/>
    <w:rsid w:val="00C73017"/>
    <w:rsid w:val="00C74BB3"/>
    <w:rsid w:val="00C76B3D"/>
    <w:rsid w:val="00C77E65"/>
    <w:rsid w:val="00C80DFB"/>
    <w:rsid w:val="00C81489"/>
    <w:rsid w:val="00C82AF9"/>
    <w:rsid w:val="00C83848"/>
    <w:rsid w:val="00C87BC1"/>
    <w:rsid w:val="00C90C2E"/>
    <w:rsid w:val="00C91737"/>
    <w:rsid w:val="00C91A3E"/>
    <w:rsid w:val="00C95B97"/>
    <w:rsid w:val="00C96120"/>
    <w:rsid w:val="00C96443"/>
    <w:rsid w:val="00CA06CC"/>
    <w:rsid w:val="00CA1760"/>
    <w:rsid w:val="00CA1F8D"/>
    <w:rsid w:val="00CA2585"/>
    <w:rsid w:val="00CA2956"/>
    <w:rsid w:val="00CA3277"/>
    <w:rsid w:val="00CA41C1"/>
    <w:rsid w:val="00CA6283"/>
    <w:rsid w:val="00CA6C35"/>
    <w:rsid w:val="00CA7381"/>
    <w:rsid w:val="00CA7A1B"/>
    <w:rsid w:val="00CA7D8F"/>
    <w:rsid w:val="00CB3267"/>
    <w:rsid w:val="00CB4706"/>
    <w:rsid w:val="00CB534F"/>
    <w:rsid w:val="00CC1394"/>
    <w:rsid w:val="00CC2AA1"/>
    <w:rsid w:val="00CC38E7"/>
    <w:rsid w:val="00CC5B75"/>
    <w:rsid w:val="00CC6594"/>
    <w:rsid w:val="00CC6E98"/>
    <w:rsid w:val="00CD036A"/>
    <w:rsid w:val="00CD2EE4"/>
    <w:rsid w:val="00CD3E4A"/>
    <w:rsid w:val="00CD6CB9"/>
    <w:rsid w:val="00CE0EDD"/>
    <w:rsid w:val="00CE1084"/>
    <w:rsid w:val="00CE1992"/>
    <w:rsid w:val="00CE1CE5"/>
    <w:rsid w:val="00CE22FD"/>
    <w:rsid w:val="00CE4E2C"/>
    <w:rsid w:val="00CE74CC"/>
    <w:rsid w:val="00CE7A3A"/>
    <w:rsid w:val="00CE7ED0"/>
    <w:rsid w:val="00CE7F60"/>
    <w:rsid w:val="00CF01A9"/>
    <w:rsid w:val="00CF122F"/>
    <w:rsid w:val="00CF649D"/>
    <w:rsid w:val="00D0028A"/>
    <w:rsid w:val="00D01DC3"/>
    <w:rsid w:val="00D021AF"/>
    <w:rsid w:val="00D036C9"/>
    <w:rsid w:val="00D04EF5"/>
    <w:rsid w:val="00D07E19"/>
    <w:rsid w:val="00D1078B"/>
    <w:rsid w:val="00D11D9A"/>
    <w:rsid w:val="00D1562A"/>
    <w:rsid w:val="00D15CD8"/>
    <w:rsid w:val="00D16077"/>
    <w:rsid w:val="00D201D3"/>
    <w:rsid w:val="00D20A5B"/>
    <w:rsid w:val="00D20C03"/>
    <w:rsid w:val="00D225B4"/>
    <w:rsid w:val="00D23BD3"/>
    <w:rsid w:val="00D25128"/>
    <w:rsid w:val="00D252E1"/>
    <w:rsid w:val="00D30E58"/>
    <w:rsid w:val="00D32CF5"/>
    <w:rsid w:val="00D349D0"/>
    <w:rsid w:val="00D34B7F"/>
    <w:rsid w:val="00D350EA"/>
    <w:rsid w:val="00D36D08"/>
    <w:rsid w:val="00D42776"/>
    <w:rsid w:val="00D43518"/>
    <w:rsid w:val="00D448BB"/>
    <w:rsid w:val="00D448E3"/>
    <w:rsid w:val="00D44E6E"/>
    <w:rsid w:val="00D4581A"/>
    <w:rsid w:val="00D45D6B"/>
    <w:rsid w:val="00D45FC2"/>
    <w:rsid w:val="00D46EB7"/>
    <w:rsid w:val="00D502B8"/>
    <w:rsid w:val="00D50EC3"/>
    <w:rsid w:val="00D52309"/>
    <w:rsid w:val="00D52D36"/>
    <w:rsid w:val="00D53ECD"/>
    <w:rsid w:val="00D54EFE"/>
    <w:rsid w:val="00D55B57"/>
    <w:rsid w:val="00D56CCC"/>
    <w:rsid w:val="00D57DD4"/>
    <w:rsid w:val="00D60486"/>
    <w:rsid w:val="00D6066B"/>
    <w:rsid w:val="00D623A2"/>
    <w:rsid w:val="00D64B2C"/>
    <w:rsid w:val="00D654F8"/>
    <w:rsid w:val="00D65DDE"/>
    <w:rsid w:val="00D70AB7"/>
    <w:rsid w:val="00D70C70"/>
    <w:rsid w:val="00D72660"/>
    <w:rsid w:val="00D73DD2"/>
    <w:rsid w:val="00D74D12"/>
    <w:rsid w:val="00D77093"/>
    <w:rsid w:val="00D77454"/>
    <w:rsid w:val="00D81C12"/>
    <w:rsid w:val="00D82669"/>
    <w:rsid w:val="00D826F0"/>
    <w:rsid w:val="00D8303E"/>
    <w:rsid w:val="00D837CC"/>
    <w:rsid w:val="00D856BE"/>
    <w:rsid w:val="00D856E3"/>
    <w:rsid w:val="00D86E48"/>
    <w:rsid w:val="00D87C5B"/>
    <w:rsid w:val="00D908FB"/>
    <w:rsid w:val="00D90F66"/>
    <w:rsid w:val="00D9243C"/>
    <w:rsid w:val="00D94587"/>
    <w:rsid w:val="00D94C75"/>
    <w:rsid w:val="00D9600F"/>
    <w:rsid w:val="00D9607B"/>
    <w:rsid w:val="00D966DB"/>
    <w:rsid w:val="00DA1373"/>
    <w:rsid w:val="00DA3637"/>
    <w:rsid w:val="00DA3DD7"/>
    <w:rsid w:val="00DA64BE"/>
    <w:rsid w:val="00DB0730"/>
    <w:rsid w:val="00DB2C99"/>
    <w:rsid w:val="00DB4C9D"/>
    <w:rsid w:val="00DB73B9"/>
    <w:rsid w:val="00DC15FC"/>
    <w:rsid w:val="00DC32DE"/>
    <w:rsid w:val="00DC3A5A"/>
    <w:rsid w:val="00DC4239"/>
    <w:rsid w:val="00DC429C"/>
    <w:rsid w:val="00DD03AD"/>
    <w:rsid w:val="00DD11E9"/>
    <w:rsid w:val="00DD1632"/>
    <w:rsid w:val="00DD33BA"/>
    <w:rsid w:val="00DD3DBD"/>
    <w:rsid w:val="00DD4663"/>
    <w:rsid w:val="00DD48EA"/>
    <w:rsid w:val="00DD63C0"/>
    <w:rsid w:val="00DD7305"/>
    <w:rsid w:val="00DE01DF"/>
    <w:rsid w:val="00DE3D04"/>
    <w:rsid w:val="00DE506A"/>
    <w:rsid w:val="00DE6A5F"/>
    <w:rsid w:val="00DF0696"/>
    <w:rsid w:val="00DF15E9"/>
    <w:rsid w:val="00DF2239"/>
    <w:rsid w:val="00DF238E"/>
    <w:rsid w:val="00DF3BBD"/>
    <w:rsid w:val="00DF40AC"/>
    <w:rsid w:val="00DF79E2"/>
    <w:rsid w:val="00E00940"/>
    <w:rsid w:val="00E050AD"/>
    <w:rsid w:val="00E05636"/>
    <w:rsid w:val="00E100DF"/>
    <w:rsid w:val="00E1209E"/>
    <w:rsid w:val="00E12450"/>
    <w:rsid w:val="00E12996"/>
    <w:rsid w:val="00E13C69"/>
    <w:rsid w:val="00E16A8C"/>
    <w:rsid w:val="00E177A0"/>
    <w:rsid w:val="00E21E65"/>
    <w:rsid w:val="00E230B9"/>
    <w:rsid w:val="00E34AF7"/>
    <w:rsid w:val="00E36C88"/>
    <w:rsid w:val="00E378B0"/>
    <w:rsid w:val="00E40CBC"/>
    <w:rsid w:val="00E46AB5"/>
    <w:rsid w:val="00E509A7"/>
    <w:rsid w:val="00E52B78"/>
    <w:rsid w:val="00E531D8"/>
    <w:rsid w:val="00E61114"/>
    <w:rsid w:val="00E679EB"/>
    <w:rsid w:val="00E709BA"/>
    <w:rsid w:val="00E70E15"/>
    <w:rsid w:val="00E7643C"/>
    <w:rsid w:val="00E765CA"/>
    <w:rsid w:val="00E773AD"/>
    <w:rsid w:val="00E81250"/>
    <w:rsid w:val="00E81510"/>
    <w:rsid w:val="00E83624"/>
    <w:rsid w:val="00E84A39"/>
    <w:rsid w:val="00E852B7"/>
    <w:rsid w:val="00E86BDB"/>
    <w:rsid w:val="00E87F58"/>
    <w:rsid w:val="00E9117F"/>
    <w:rsid w:val="00E91408"/>
    <w:rsid w:val="00E918BE"/>
    <w:rsid w:val="00E91A0B"/>
    <w:rsid w:val="00E91F1A"/>
    <w:rsid w:val="00E93680"/>
    <w:rsid w:val="00EA0514"/>
    <w:rsid w:val="00EA5CD7"/>
    <w:rsid w:val="00EA6739"/>
    <w:rsid w:val="00EA6C07"/>
    <w:rsid w:val="00EA712B"/>
    <w:rsid w:val="00EB055D"/>
    <w:rsid w:val="00EB1DCD"/>
    <w:rsid w:val="00EB2652"/>
    <w:rsid w:val="00EB2B19"/>
    <w:rsid w:val="00EB570B"/>
    <w:rsid w:val="00EB5A48"/>
    <w:rsid w:val="00EB6323"/>
    <w:rsid w:val="00EB63D9"/>
    <w:rsid w:val="00EB7CFF"/>
    <w:rsid w:val="00EC0936"/>
    <w:rsid w:val="00EC2740"/>
    <w:rsid w:val="00EC3002"/>
    <w:rsid w:val="00EC3FC8"/>
    <w:rsid w:val="00EC617F"/>
    <w:rsid w:val="00EC744C"/>
    <w:rsid w:val="00EC7672"/>
    <w:rsid w:val="00EC79F8"/>
    <w:rsid w:val="00ED37FA"/>
    <w:rsid w:val="00ED3B6A"/>
    <w:rsid w:val="00ED6AD5"/>
    <w:rsid w:val="00ED75D4"/>
    <w:rsid w:val="00ED793D"/>
    <w:rsid w:val="00ED7EF9"/>
    <w:rsid w:val="00EE00DD"/>
    <w:rsid w:val="00EE0B6A"/>
    <w:rsid w:val="00EE2AB8"/>
    <w:rsid w:val="00EE503D"/>
    <w:rsid w:val="00EE550B"/>
    <w:rsid w:val="00EE5C55"/>
    <w:rsid w:val="00EE7064"/>
    <w:rsid w:val="00EE7BF8"/>
    <w:rsid w:val="00EF0314"/>
    <w:rsid w:val="00EF1B76"/>
    <w:rsid w:val="00EF237B"/>
    <w:rsid w:val="00EF3373"/>
    <w:rsid w:val="00EF4E41"/>
    <w:rsid w:val="00EF5919"/>
    <w:rsid w:val="00EF60C5"/>
    <w:rsid w:val="00F0006D"/>
    <w:rsid w:val="00F02950"/>
    <w:rsid w:val="00F03443"/>
    <w:rsid w:val="00F06D88"/>
    <w:rsid w:val="00F07CA7"/>
    <w:rsid w:val="00F07F60"/>
    <w:rsid w:val="00F110BD"/>
    <w:rsid w:val="00F11737"/>
    <w:rsid w:val="00F11758"/>
    <w:rsid w:val="00F13BED"/>
    <w:rsid w:val="00F15323"/>
    <w:rsid w:val="00F15B20"/>
    <w:rsid w:val="00F15BF6"/>
    <w:rsid w:val="00F160EA"/>
    <w:rsid w:val="00F21001"/>
    <w:rsid w:val="00F21A25"/>
    <w:rsid w:val="00F21EFB"/>
    <w:rsid w:val="00F22BEC"/>
    <w:rsid w:val="00F22DE4"/>
    <w:rsid w:val="00F26FFE"/>
    <w:rsid w:val="00F27927"/>
    <w:rsid w:val="00F3047C"/>
    <w:rsid w:val="00F327FE"/>
    <w:rsid w:val="00F3546A"/>
    <w:rsid w:val="00F42C79"/>
    <w:rsid w:val="00F44353"/>
    <w:rsid w:val="00F44E8B"/>
    <w:rsid w:val="00F46056"/>
    <w:rsid w:val="00F46752"/>
    <w:rsid w:val="00F52C6B"/>
    <w:rsid w:val="00F53936"/>
    <w:rsid w:val="00F54131"/>
    <w:rsid w:val="00F54A64"/>
    <w:rsid w:val="00F5542D"/>
    <w:rsid w:val="00F56F96"/>
    <w:rsid w:val="00F57272"/>
    <w:rsid w:val="00F57F92"/>
    <w:rsid w:val="00F60860"/>
    <w:rsid w:val="00F60AA9"/>
    <w:rsid w:val="00F632EE"/>
    <w:rsid w:val="00F63ECD"/>
    <w:rsid w:val="00F647E0"/>
    <w:rsid w:val="00F7081E"/>
    <w:rsid w:val="00F70D28"/>
    <w:rsid w:val="00F757ED"/>
    <w:rsid w:val="00F777ED"/>
    <w:rsid w:val="00F839AC"/>
    <w:rsid w:val="00F8531A"/>
    <w:rsid w:val="00F85470"/>
    <w:rsid w:val="00F879CF"/>
    <w:rsid w:val="00F87E41"/>
    <w:rsid w:val="00F931E5"/>
    <w:rsid w:val="00F93518"/>
    <w:rsid w:val="00F94416"/>
    <w:rsid w:val="00F9567F"/>
    <w:rsid w:val="00F96CE1"/>
    <w:rsid w:val="00F96D83"/>
    <w:rsid w:val="00F96F4B"/>
    <w:rsid w:val="00F97861"/>
    <w:rsid w:val="00FA0C7B"/>
    <w:rsid w:val="00FA668A"/>
    <w:rsid w:val="00FA7EB8"/>
    <w:rsid w:val="00FB14CB"/>
    <w:rsid w:val="00FB1A7B"/>
    <w:rsid w:val="00FB32A9"/>
    <w:rsid w:val="00FB3E19"/>
    <w:rsid w:val="00FB478F"/>
    <w:rsid w:val="00FB49F7"/>
    <w:rsid w:val="00FB5BA3"/>
    <w:rsid w:val="00FB7C51"/>
    <w:rsid w:val="00FC15DD"/>
    <w:rsid w:val="00FC41FC"/>
    <w:rsid w:val="00FC428E"/>
    <w:rsid w:val="00FC4455"/>
    <w:rsid w:val="00FC47B2"/>
    <w:rsid w:val="00FC7685"/>
    <w:rsid w:val="00FD1B35"/>
    <w:rsid w:val="00FD32AC"/>
    <w:rsid w:val="00FD3B83"/>
    <w:rsid w:val="00FD3F76"/>
    <w:rsid w:val="00FD5BF1"/>
    <w:rsid w:val="00FD6495"/>
    <w:rsid w:val="00FD7ED9"/>
    <w:rsid w:val="00FE151B"/>
    <w:rsid w:val="00FE2188"/>
    <w:rsid w:val="00FE2647"/>
    <w:rsid w:val="00FE37B1"/>
    <w:rsid w:val="00FE68E0"/>
    <w:rsid w:val="00FE6F4E"/>
    <w:rsid w:val="00FE7A1B"/>
    <w:rsid w:val="00FF0DD9"/>
    <w:rsid w:val="00FF2B6A"/>
    <w:rsid w:val="00FF2D1B"/>
    <w:rsid w:val="00FF43AC"/>
    <w:rsid w:val="00FF454E"/>
    <w:rsid w:val="00FF5147"/>
    <w:rsid w:val="00FF59B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3140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Normal"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5A0886"/>
    <w:pPr>
      <w:tabs>
        <w:tab w:val="left" w:pos="360"/>
      </w:tabs>
      <w:spacing w:after="120"/>
      <w:jc w:val="both"/>
    </w:pPr>
    <w:rPr>
      <w:rFonts w:ascii="Times New Roman" w:hAnsi="Times New Roman" w:cs="Times New Roman"/>
      <w:sz w:val="20"/>
      <w:lang w:eastAsia="zh-CN"/>
    </w:rPr>
  </w:style>
  <w:style w:type="paragraph" w:styleId="Heading1">
    <w:name w:val="heading 1"/>
    <w:basedOn w:val="Normal"/>
    <w:next w:val="Normal"/>
    <w:link w:val="Heading1Char"/>
    <w:rsid w:val="002B61B1"/>
    <w:pPr>
      <w:jc w:val="center"/>
      <w:outlineLvl w:val="0"/>
    </w:pPr>
    <w:rPr>
      <w:b/>
      <w:smallCaps/>
      <w:sz w:val="36"/>
    </w:rPr>
  </w:style>
  <w:style w:type="paragraph" w:styleId="Heading2">
    <w:name w:val="heading 2"/>
    <w:basedOn w:val="Normal"/>
    <w:next w:val="Normal"/>
    <w:link w:val="Heading2Char"/>
    <w:rsid w:val="00DD33BA"/>
    <w:pPr>
      <w:spacing w:before="120"/>
      <w:outlineLvl w:val="1"/>
    </w:pPr>
    <w:rPr>
      <w:b/>
      <w:smallCaps/>
      <w:color w:val="365F91"/>
      <w:sz w:val="32"/>
    </w:rPr>
  </w:style>
  <w:style w:type="paragraph" w:styleId="Heading3">
    <w:name w:val="heading 3"/>
    <w:basedOn w:val="Normal"/>
    <w:next w:val="Normal"/>
    <w:link w:val="Heading3Char"/>
    <w:rsid w:val="004C2E1E"/>
    <w:pPr>
      <w:outlineLvl w:val="2"/>
    </w:pPr>
    <w:rPr>
      <w:b/>
      <w:color w:val="365F91"/>
      <w:sz w:val="24"/>
    </w:rPr>
  </w:style>
  <w:style w:type="paragraph" w:styleId="Heading4">
    <w:name w:val="heading 4"/>
    <w:basedOn w:val="Normal"/>
    <w:next w:val="Normal"/>
    <w:link w:val="Heading4Char"/>
    <w:rsid w:val="002B61B1"/>
    <w:pPr>
      <w:spacing w:before="120"/>
      <w:outlineLvl w:val="3"/>
    </w:pPr>
    <w:rPr>
      <w:b/>
      <w:color w:val="365F9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side">
    <w:name w:val="Aside"/>
    <w:basedOn w:val="Normal"/>
    <w:qFormat/>
    <w:rsid w:val="007C6DCC"/>
    <w:rPr>
      <w:i/>
    </w:rPr>
  </w:style>
  <w:style w:type="paragraph" w:styleId="Header">
    <w:name w:val="header"/>
    <w:basedOn w:val="Normal"/>
    <w:link w:val="HeaderChar"/>
    <w:rsid w:val="002B61B1"/>
    <w:pPr>
      <w:tabs>
        <w:tab w:val="center" w:pos="4320"/>
        <w:tab w:val="right" w:pos="8640"/>
      </w:tabs>
    </w:pPr>
    <w:rPr>
      <w:rFonts w:eastAsia="Times New Roman"/>
      <w:szCs w:val="20"/>
      <w:lang w:eastAsia="en-US"/>
    </w:rPr>
  </w:style>
  <w:style w:type="character" w:customStyle="1" w:styleId="HeaderChar">
    <w:name w:val="Header Char"/>
    <w:basedOn w:val="DefaultParagraphFont"/>
    <w:link w:val="Header"/>
    <w:rsid w:val="002B61B1"/>
    <w:rPr>
      <w:rFonts w:ascii="Times New Roman" w:eastAsia="Times New Roman" w:hAnsi="Times New Roman" w:cs="Times New Roman"/>
      <w:sz w:val="20"/>
      <w:szCs w:val="20"/>
    </w:rPr>
  </w:style>
  <w:style w:type="paragraph" w:styleId="Footer">
    <w:name w:val="footer"/>
    <w:basedOn w:val="Normal"/>
    <w:link w:val="FooterChar"/>
    <w:semiHidden/>
    <w:rsid w:val="0018655A"/>
    <w:pPr>
      <w:tabs>
        <w:tab w:val="center" w:pos="4320"/>
        <w:tab w:val="right" w:pos="8640"/>
      </w:tabs>
    </w:pPr>
    <w:rPr>
      <w:rFonts w:eastAsia="Times New Roman"/>
      <w:szCs w:val="20"/>
      <w:lang w:eastAsia="en-US"/>
    </w:rPr>
  </w:style>
  <w:style w:type="character" w:customStyle="1" w:styleId="FooterChar">
    <w:name w:val="Footer Char"/>
    <w:basedOn w:val="DefaultParagraphFont"/>
    <w:link w:val="Footer"/>
    <w:semiHidden/>
    <w:rsid w:val="0018655A"/>
    <w:rPr>
      <w:rFonts w:ascii="Times New Roman" w:eastAsia="Times New Roman" w:hAnsi="Times New Roman" w:cs="Times New Roman"/>
      <w:szCs w:val="20"/>
    </w:rPr>
  </w:style>
  <w:style w:type="table" w:styleId="TableGrid">
    <w:name w:val="Table Grid"/>
    <w:basedOn w:val="TableNormal"/>
    <w:rsid w:val="0018655A"/>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8655A"/>
  </w:style>
  <w:style w:type="paragraph" w:customStyle="1" w:styleId="NormalCompact">
    <w:name w:val="NormalCompact"/>
    <w:basedOn w:val="Normal"/>
    <w:qFormat/>
    <w:rsid w:val="00E852B7"/>
    <w:pPr>
      <w:spacing w:after="0"/>
    </w:pPr>
  </w:style>
  <w:style w:type="character" w:styleId="PlaceholderText">
    <w:name w:val="Placeholder Text"/>
    <w:basedOn w:val="DefaultParagraphFont"/>
    <w:rsid w:val="002E5F02"/>
    <w:rPr>
      <w:color w:val="808080"/>
    </w:rPr>
  </w:style>
  <w:style w:type="paragraph" w:styleId="FootnoteText">
    <w:name w:val="footnote text"/>
    <w:basedOn w:val="Normal"/>
    <w:link w:val="FootnoteTextChar"/>
    <w:uiPriority w:val="99"/>
    <w:unhideWhenUsed/>
    <w:rsid w:val="00DD33BA"/>
    <w:pPr>
      <w:spacing w:after="0"/>
    </w:pPr>
    <w:rPr>
      <w:rFonts w:eastAsia="Times New Roman"/>
      <w:sz w:val="18"/>
      <w:lang w:eastAsia="en-US"/>
    </w:rPr>
  </w:style>
  <w:style w:type="character" w:customStyle="1" w:styleId="FootnoteTextChar">
    <w:name w:val="Footnote Text Char"/>
    <w:basedOn w:val="DefaultParagraphFont"/>
    <w:link w:val="FootnoteText"/>
    <w:uiPriority w:val="99"/>
    <w:rsid w:val="00DD33BA"/>
    <w:rPr>
      <w:rFonts w:ascii="Times New Roman" w:eastAsia="Times New Roman" w:hAnsi="Times New Roman" w:cs="Times New Roman"/>
      <w:sz w:val="18"/>
    </w:rPr>
  </w:style>
  <w:style w:type="character" w:styleId="FootnoteReference">
    <w:name w:val="footnote reference"/>
    <w:basedOn w:val="DefaultParagraphFont"/>
    <w:uiPriority w:val="99"/>
    <w:unhideWhenUsed/>
    <w:rsid w:val="0018655A"/>
    <w:rPr>
      <w:vertAlign w:val="superscript"/>
    </w:rPr>
  </w:style>
  <w:style w:type="paragraph" w:styleId="TableofFigures">
    <w:name w:val="table of figures"/>
    <w:basedOn w:val="Normal"/>
    <w:next w:val="Normal"/>
    <w:uiPriority w:val="99"/>
    <w:semiHidden/>
    <w:unhideWhenUsed/>
    <w:rsid w:val="0018655A"/>
    <w:pPr>
      <w:ind w:left="480" w:hanging="480"/>
    </w:pPr>
    <w:rPr>
      <w:rFonts w:eastAsia="Times New Roman"/>
      <w:szCs w:val="20"/>
      <w:lang w:eastAsia="en-US"/>
    </w:rPr>
  </w:style>
  <w:style w:type="paragraph" w:styleId="ListParagraph">
    <w:name w:val="List Paragraph"/>
    <w:basedOn w:val="Normal"/>
    <w:uiPriority w:val="34"/>
    <w:qFormat/>
    <w:rsid w:val="00170FF5"/>
    <w:pPr>
      <w:ind w:left="720"/>
      <w:contextualSpacing/>
    </w:pPr>
    <w:rPr>
      <w:rFonts w:eastAsia="Times New Roman"/>
      <w:szCs w:val="20"/>
      <w:lang w:eastAsia="en-US"/>
    </w:rPr>
  </w:style>
  <w:style w:type="character" w:styleId="Hyperlink">
    <w:name w:val="Hyperlink"/>
    <w:basedOn w:val="DefaultParagraphFont"/>
    <w:rsid w:val="0093536B"/>
    <w:rPr>
      <w:color w:val="0000FF" w:themeColor="hyperlink"/>
      <w:u w:val="single"/>
    </w:rPr>
  </w:style>
  <w:style w:type="character" w:styleId="FollowedHyperlink">
    <w:name w:val="FollowedHyperlink"/>
    <w:basedOn w:val="DefaultParagraphFont"/>
    <w:semiHidden/>
    <w:unhideWhenUsed/>
    <w:rsid w:val="00394728"/>
    <w:rPr>
      <w:color w:val="800080" w:themeColor="followedHyperlink"/>
      <w:u w:val="single"/>
    </w:rPr>
  </w:style>
  <w:style w:type="paragraph" w:styleId="Caption">
    <w:name w:val="caption"/>
    <w:basedOn w:val="Normal"/>
    <w:next w:val="Normal"/>
    <w:unhideWhenUsed/>
    <w:rsid w:val="00DD33BA"/>
    <w:pPr>
      <w:ind w:left="900" w:right="900"/>
    </w:pPr>
    <w:rPr>
      <w:i/>
      <w:color w:val="365F91"/>
    </w:rPr>
  </w:style>
  <w:style w:type="paragraph" w:styleId="BodyText">
    <w:name w:val="Body Text"/>
    <w:basedOn w:val="Normal"/>
    <w:link w:val="BodyTextChar"/>
    <w:uiPriority w:val="1"/>
    <w:qFormat/>
    <w:rsid w:val="00016E4A"/>
    <w:pPr>
      <w:widowControl w:val="0"/>
      <w:spacing w:before="132"/>
      <w:ind w:left="119"/>
    </w:pPr>
    <w:rPr>
      <w:rFonts w:eastAsia="Times New Roman" w:cstheme="minorBidi"/>
      <w:sz w:val="19"/>
      <w:szCs w:val="19"/>
      <w:lang w:eastAsia="en-US"/>
    </w:rPr>
  </w:style>
  <w:style w:type="character" w:customStyle="1" w:styleId="BodyTextChar">
    <w:name w:val="Body Text Char"/>
    <w:basedOn w:val="DefaultParagraphFont"/>
    <w:link w:val="BodyText"/>
    <w:uiPriority w:val="1"/>
    <w:rsid w:val="00016E4A"/>
    <w:rPr>
      <w:rFonts w:ascii="Times New Roman" w:eastAsia="Times New Roman" w:hAnsi="Times New Roman"/>
      <w:sz w:val="19"/>
      <w:szCs w:val="19"/>
    </w:rPr>
  </w:style>
  <w:style w:type="paragraph" w:styleId="BalloonText">
    <w:name w:val="Balloon Text"/>
    <w:basedOn w:val="Normal"/>
    <w:link w:val="BalloonTextChar"/>
    <w:semiHidden/>
    <w:unhideWhenUsed/>
    <w:rsid w:val="00EB2652"/>
    <w:rPr>
      <w:rFonts w:eastAsia="Times New Roman"/>
      <w:sz w:val="18"/>
      <w:szCs w:val="18"/>
      <w:lang w:eastAsia="en-US"/>
    </w:rPr>
  </w:style>
  <w:style w:type="character" w:customStyle="1" w:styleId="BalloonTextChar">
    <w:name w:val="Balloon Text Char"/>
    <w:basedOn w:val="DefaultParagraphFont"/>
    <w:link w:val="BalloonText"/>
    <w:semiHidden/>
    <w:rsid w:val="00EB2652"/>
    <w:rPr>
      <w:rFonts w:ascii="Times New Roman" w:eastAsia="Times New Roman" w:hAnsi="Times New Roman" w:cs="Times New Roman"/>
      <w:sz w:val="18"/>
      <w:szCs w:val="18"/>
    </w:rPr>
  </w:style>
  <w:style w:type="character" w:customStyle="1" w:styleId="Heading1Char">
    <w:name w:val="Heading 1 Char"/>
    <w:basedOn w:val="DefaultParagraphFont"/>
    <w:link w:val="Heading1"/>
    <w:rsid w:val="002B61B1"/>
    <w:rPr>
      <w:rFonts w:ascii="Times New Roman" w:hAnsi="Times New Roman" w:cs="Times New Roman"/>
      <w:b/>
      <w:smallCaps/>
      <w:sz w:val="36"/>
      <w:lang w:eastAsia="zh-CN"/>
    </w:rPr>
  </w:style>
  <w:style w:type="character" w:customStyle="1" w:styleId="Heading2Char">
    <w:name w:val="Heading 2 Char"/>
    <w:basedOn w:val="DefaultParagraphFont"/>
    <w:link w:val="Heading2"/>
    <w:rsid w:val="00DD33BA"/>
    <w:rPr>
      <w:rFonts w:ascii="Times New Roman" w:hAnsi="Times New Roman" w:cs="Times New Roman"/>
      <w:b/>
      <w:smallCaps/>
      <w:color w:val="365F91"/>
      <w:sz w:val="32"/>
      <w:lang w:eastAsia="zh-CN"/>
    </w:rPr>
  </w:style>
  <w:style w:type="character" w:customStyle="1" w:styleId="Heading3Char">
    <w:name w:val="Heading 3 Char"/>
    <w:basedOn w:val="DefaultParagraphFont"/>
    <w:link w:val="Heading3"/>
    <w:rsid w:val="004C2E1E"/>
    <w:rPr>
      <w:rFonts w:ascii="Times New Roman" w:hAnsi="Times New Roman" w:cs="Times New Roman"/>
      <w:b/>
      <w:color w:val="365F91"/>
      <w:lang w:eastAsia="zh-CN"/>
    </w:rPr>
  </w:style>
  <w:style w:type="character" w:customStyle="1" w:styleId="Heading4Char">
    <w:name w:val="Heading 4 Char"/>
    <w:basedOn w:val="DefaultParagraphFont"/>
    <w:link w:val="Heading4"/>
    <w:rsid w:val="002B61B1"/>
    <w:rPr>
      <w:rFonts w:ascii="Times New Roman" w:hAnsi="Times New Roman" w:cs="Times New Roman"/>
      <w:b/>
      <w:color w:val="365F91"/>
      <w:sz w:val="20"/>
      <w:u w:val="single"/>
      <w:lang w:eastAsia="zh-CN"/>
    </w:rPr>
  </w:style>
  <w:style w:type="paragraph" w:customStyle="1" w:styleId="Warning">
    <w:name w:val="Warning"/>
    <w:basedOn w:val="Normal"/>
    <w:qFormat/>
    <w:rsid w:val="002B61B1"/>
    <w:pPr>
      <w:pBdr>
        <w:top w:val="single" w:sz="4" w:space="1" w:color="auto"/>
        <w:left w:val="single" w:sz="4" w:space="4" w:color="auto"/>
        <w:bottom w:val="single" w:sz="4" w:space="1" w:color="auto"/>
        <w:right w:val="single" w:sz="4" w:space="4" w:color="auto"/>
      </w:pBdr>
    </w:pPr>
    <w:rPr>
      <w:i/>
    </w:rPr>
  </w:style>
  <w:style w:type="paragraph" w:customStyle="1" w:styleId="PrelabQ">
    <w:name w:val="PrelabQ"/>
    <w:basedOn w:val="Normal"/>
    <w:qFormat/>
    <w:rsid w:val="00287ABD"/>
    <w:pPr>
      <w:tabs>
        <w:tab w:val="left" w:pos="540"/>
      </w:tabs>
    </w:pPr>
    <w:rPr>
      <w:b/>
    </w:rPr>
  </w:style>
  <w:style w:type="paragraph" w:customStyle="1" w:styleId="Checkpoint">
    <w:name w:val="Checkpoint"/>
    <w:basedOn w:val="Normal"/>
    <w:qFormat/>
    <w:rsid w:val="008F7861"/>
    <w:pPr>
      <w:pBdr>
        <w:top w:val="single" w:sz="4" w:space="1" w:color="auto"/>
        <w:left w:val="single" w:sz="4" w:space="4" w:color="auto"/>
        <w:bottom w:val="single" w:sz="4" w:space="1" w:color="auto"/>
        <w:right w:val="single" w:sz="4" w:space="4" w:color="auto"/>
      </w:pBdr>
      <w:spacing w:after="0"/>
      <w:jc w:val="center"/>
    </w:pPr>
    <w:rPr>
      <w:rFonts w:ascii="Times New Roman Bold" w:hAnsi="Times New Roman Bold"/>
      <w:b/>
    </w:rPr>
  </w:style>
  <w:style w:type="paragraph" w:styleId="Revision">
    <w:name w:val="Revision"/>
    <w:hidden/>
    <w:semiHidden/>
    <w:rsid w:val="009E5326"/>
    <w:rPr>
      <w:rFonts w:ascii="Times New Roman" w:hAnsi="Times New Roman" w:cs="Times New Roman"/>
      <w:sz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22686">
      <w:bodyDiv w:val="1"/>
      <w:marLeft w:val="0"/>
      <w:marRight w:val="0"/>
      <w:marTop w:val="0"/>
      <w:marBottom w:val="0"/>
      <w:divBdr>
        <w:top w:val="none" w:sz="0" w:space="0" w:color="auto"/>
        <w:left w:val="none" w:sz="0" w:space="0" w:color="auto"/>
        <w:bottom w:val="none" w:sz="0" w:space="0" w:color="auto"/>
        <w:right w:val="none" w:sz="0" w:space="0" w:color="auto"/>
      </w:divBdr>
    </w:div>
    <w:div w:id="1127235708">
      <w:bodyDiv w:val="1"/>
      <w:marLeft w:val="0"/>
      <w:marRight w:val="0"/>
      <w:marTop w:val="0"/>
      <w:marBottom w:val="0"/>
      <w:divBdr>
        <w:top w:val="none" w:sz="0" w:space="0" w:color="auto"/>
        <w:left w:val="none" w:sz="0" w:space="0" w:color="auto"/>
        <w:bottom w:val="none" w:sz="0" w:space="0" w:color="auto"/>
        <w:right w:val="none" w:sz="0" w:space="0" w:color="auto"/>
      </w:divBdr>
    </w:div>
    <w:div w:id="1921595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lasersafetyfacts.com/3R/" TargetMode="External"/><Relationship Id="rId18" Type="http://schemas.openxmlformats.org/officeDocument/2006/relationships/image" Target="media/image9.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tif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tiff"/><Relationship Id="rId23" Type="http://schemas.openxmlformats.org/officeDocument/2006/relationships/header" Target="header2.xml"/><Relationship Id="rId10" Type="http://schemas.openxmlformats.org/officeDocument/2006/relationships/hyperlink" Target="https://phet.colorado.edu/en/simulation/photoelectric" TargetMode="External"/><Relationship Id="rId19"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5.tiff"/><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D385719-F9DF-084B-95D2-1B90F0B6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15</Pages>
  <Words>4362</Words>
  <Characters>24869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Phys 5BL - Polarization Lab</vt:lpstr>
    </vt:vector>
  </TitlesOfParts>
  <Manager/>
  <Company/>
  <LinksUpToDate>false</LinksUpToDate>
  <CharactersWithSpaces>29173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 5BL - Polarization Lab</dc:title>
  <dc:subject/>
  <dc:creator>Austin Hedeman</dc:creator>
  <cp:keywords/>
  <dc:description/>
  <cp:lastModifiedBy>Daniel Barsky</cp:lastModifiedBy>
  <cp:revision>3</cp:revision>
  <cp:lastPrinted>2022-10-02T02:36:00Z</cp:lastPrinted>
  <dcterms:created xsi:type="dcterms:W3CDTF">2022-10-13T23:27:00Z</dcterms:created>
  <dcterms:modified xsi:type="dcterms:W3CDTF">2023-03-02T20:15:00Z</dcterms:modified>
  <cp:category/>
</cp:coreProperties>
</file>